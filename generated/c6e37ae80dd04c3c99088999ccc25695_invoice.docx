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before="240" w:after="200"/>
        <w:jc w:val="end"/>
        <w:rPr>
          <w:rFonts w:ascii="Arial" w:hAnsi="Arial" w:cs="Arial"/>
          <w:b/>
          <w:bCs/>
          <w:sz w:val="24"/>
          <w:szCs w:val="24"/>
        </w:rPr>
      </w:pPr>
      <w:r>
        <w:rPr>
          <w:rFonts w:cs="Arial" w:ascii="Arial" w:hAnsi="Arial"/>
          <w:b/>
          <w:bCs/>
          <w:sz w:val="24"/>
          <w:szCs w:val="24"/>
        </w:rPr>
      </w:r>
    </w:p>
    <w:p>
      <w:pPr>
        <w:pStyle w:val="Normal"/>
        <w:bidi w:val="0"/>
        <w:spacing w:before="240" w:after="200"/>
        <w:jc w:val="start"/>
        <w:rPr>
          <w:rFonts w:ascii="Arial" w:hAnsi="Arial" w:cs="Arial"/>
          <w:b/>
          <w:bCs/>
          <w:sz w:val="24"/>
          <w:szCs w:val="24"/>
        </w:rPr>
      </w:pPr>
      <w:r>
        <w:rPr>
          <w:rFonts w:cs="Arial" w:ascii="Arial" w:hAnsi="Arial"/>
          <w:b/>
          <w:bCs/>
          <w:sz w:val="24"/>
          <w:szCs w:val="24"/>
        </w:rPr>
      </w:r>
    </w:p>
    <w:p>
      <w:pPr>
        <w:pStyle w:val="Normal"/>
        <w:bidi w:val="0"/>
        <w:spacing w:before="240" w:after="200"/>
        <w:jc w:val="start"/>
        <w:rPr>
          <w:rFonts w:ascii="Arial" w:hAnsi="Arial" w:cs="Arial"/>
        </w:rPr>
      </w:pPr>
      <w:r>
        <w:rPr>
          <w:rFonts w:cs="Arial" w:ascii="Arial" w:hAnsi="Arial"/>
          <w:b/>
          <w:bCs/>
          <w:sz w:val="24"/>
          <w:szCs w:val="24"/>
        </w:rPr>
        <w:t xml:space="preserve">                                               </w:t>
      </w:r>
      <w:r>
        <w:rPr>
          <w:rFonts w:cs="Arial" w:hint="cs" w:ascii="Arial" w:hAnsi="Arial"/>
          <w:b/>
          <w:bCs/>
          <w:sz w:val="24"/>
          <w:szCs w:val="24"/>
        </w:rPr>
        <w:t xml:space="preserve"> </w:t>
      </w:r>
      <w:r>
        <w:rPr>
          <w:rFonts w:cs="Arial" w:ascii="Arial" w:hAnsi="Arial"/>
          <w:b/>
          <w:bCs/>
          <w:sz w:val="24"/>
          <w:szCs w:val="24"/>
        </w:rPr>
        <w:t xml:space="preserve">  </w:t>
      </w:r>
      <w:r>
        <w:rPr>
          <w:rFonts w:cs="Arial" w:ascii="Arial" w:hAnsi="Arial"/>
          <w:b/>
          <w:bCs/>
          <w:sz w:val="24"/>
          <w:szCs w:val="24"/>
        </w:rPr>
        <w:t xml:space="preserve">COMMERCIAL INVOICE   </w:t>
      </w:r>
      <w:bookmarkStart w:id="0" w:name="OLE_LINK2"/>
      <w:bookmarkStart w:id="1" w:name="OLE_LINK5"/>
      <w:r>
        <w:rPr>
          <w:rFonts w:cs="Arial" w:ascii="Arial" w:hAnsi="Arial"/>
          <w:b/>
          <w:bCs/>
          <w:sz w:val="24"/>
          <w:szCs w:val="24"/>
        </w:rPr>
        <w:t xml:space="preserve"> </w:t>
      </w:r>
      <w:bookmarkStart w:id="2" w:name="_Hlk226556868"/>
      <w:bookmarkStart w:id="3" w:name="_Hlk211348328"/>
      <w:bookmarkEnd w:id="0"/>
      <w:r>
        <w:rPr>
          <w:rFonts w:cs="Arial" w:ascii="Arial" w:hAnsi="Arial"/>
          <w:b/>
          <w:bCs/>
          <w:sz w:val="24"/>
          <w:szCs w:val="24"/>
        </w:rPr>
        <w:t xml:space="preserve">          </w:t>
      </w:r>
      <w:r>
        <w:rPr>
          <w:rFonts w:cs="Arial" w:hint="cs" w:ascii="Arial" w:hAnsi="Arial"/>
          <w:b/>
          <w:bCs/>
          <w:sz w:val="24"/>
          <w:szCs w:val="24"/>
        </w:rPr>
        <w:t xml:space="preserve"> </w:t>
      </w:r>
      <w:r>
        <w:rPr>
          <w:rFonts w:cs="Arial" w:ascii="Arial" w:hAnsi="Arial"/>
          <w:b/>
          <w:bCs/>
          <w:sz w:val="24"/>
          <w:szCs w:val="24"/>
        </w:rPr>
        <w:t xml:space="preserve"> </w:t>
      </w:r>
      <w:bookmarkStart w:id="4" w:name="_Hlk229221043"/>
      <w:bookmarkStart w:id="5" w:name="_Hlk227252779"/>
      <w:r>
        <w:rPr>
          <w:rFonts w:cs="Arial" w:ascii="Arial" w:hAnsi="Arial"/>
          <w:b/>
          <w:bCs/>
        </w:rPr>
        <w:t>No: SLL/E/26-27/585 Dated: 19/08/2026</w:t>
      </w:r>
      <w:r>
        <w:rPr/>
      </w:r>
      <w:r>
        <w:rPr>
          <w:rFonts w:cs="Arial" w:ascii="Arial" w:hAnsi="Arial"/>
        </w:rPr>
      </w:r>
      <w:r>
        <w:rPr>
          <w:rFonts w:cs="Arial" w:ascii="Arial" w:hAnsi="Arial"/>
          <w:b/>
          <w:bCs/>
        </w:rPr>
      </w:r>
      <w:r>
        <w:rPr/>
      </w:r>
      <w:bookmarkEnd w:id="2"/>
      <w:bookmarkEnd w:id="3"/>
      <w:bookmarkEnd w:id="5"/>
      <w:r>
        <w:rPr>
          <w:rFonts w:cs="Arial" w:ascii="Arial" w:hAnsi="Arial"/>
        </w:rPr>
      </w:r>
      <w:bookmarkEnd w:id="4"/>
    </w:p>
    <w:p>
      <w:pPr>
        <w:pStyle w:val="Normal"/>
        <w:bidi w:val="0"/>
        <w:spacing w:lineRule="auto" w:line="240" w:before="0" w:after="0"/>
        <w:jc w:val="start"/>
        <w:rPr>
          <w:rFonts w:ascii="Arial" w:hAnsi="Arial" w:cs="Arial"/>
          <w:sz w:val="24"/>
          <w:szCs w:val="24"/>
        </w:rPr>
      </w:pPr>
      <w:r>
        <w:rPr>
          <w:rFonts w:cs="Arial" w:ascii="Arial" w:hAnsi="Arial"/>
          <w:sz w:val="24"/>
          <w:szCs w:val="24"/>
        </w:rPr>
      </w:r>
    </w:p>
    <w:p>
      <w:pPr>
        <w:pStyle w:val="Normal"/>
        <w:bidi w:val="0"/>
        <w:spacing w:lineRule="auto" w:line="240" w:before="0" w:after="0"/>
        <w:jc w:val="start"/>
        <w:rPr>
          <w:rFonts w:ascii="Arial" w:hAnsi="Arial" w:cs="Arial"/>
          <w:b/>
          <w:bCs/>
          <w:sz w:val="24"/>
          <w:szCs w:val="24"/>
        </w:rPr>
      </w:pPr>
      <w:r>
        <w:rPr>
          <w:rFonts w:cs="Arial" w:ascii="Arial" w:hAnsi="Arial"/>
          <w:b/>
          <w:bCs/>
          <w:sz w:val="24"/>
          <w:szCs w:val="24"/>
        </w:rPr>
        <w:t>PHARMASYR</w:t>
      </w:r>
    </w:p>
    <w:p>
      <w:pPr>
        <w:pStyle w:val="Normal"/>
        <w:bidi w:val="0"/>
        <w:spacing w:lineRule="auto" w:line="240" w:before="0" w:after="0"/>
        <w:jc w:val="start"/>
        <w:rPr>
          <w:rFonts w:ascii="Arial" w:hAnsi="Arial" w:cs="Arial"/>
          <w:sz w:val="24"/>
          <w:szCs w:val="24"/>
        </w:rPr>
      </w:pPr>
      <w:r>
        <w:rPr>
          <w:rFonts w:cs="Arial" w:ascii="Arial" w:hAnsi="Arial"/>
          <w:sz w:val="24"/>
          <w:szCs w:val="24"/>
        </w:rPr>
        <w:t>MA’ARRET SEYDNAYA</w:t>
      </w:r>
    </w:p>
    <w:p>
      <w:pPr>
        <w:pStyle w:val="Normal"/>
        <w:bidi w:val="0"/>
        <w:spacing w:lineRule="auto" w:line="240" w:before="0" w:after="0"/>
        <w:jc w:val="start"/>
        <w:rPr>
          <w:rFonts w:ascii="Arial" w:hAnsi="Arial" w:cs="Arial"/>
          <w:sz w:val="24"/>
          <w:szCs w:val="24"/>
        </w:rPr>
      </w:pPr>
      <w:r>
        <w:rPr>
          <w:rFonts w:cs="Arial" w:ascii="Arial" w:hAnsi="Arial"/>
          <w:sz w:val="24"/>
          <w:szCs w:val="24"/>
        </w:rPr>
        <w:t>DAMASCUS COUNTRYSIDE – SYRIA, PHONE: +963 11 595 2764</w:t>
      </w:r>
    </w:p>
    <w:p>
      <w:pPr>
        <w:pStyle w:val="Normal"/>
        <w:bidi w:val="0"/>
        <w:spacing w:lineRule="auto" w:line="240" w:before="0" w:after="0"/>
        <w:jc w:val="start"/>
        <w:rPr>
          <w:rFonts w:ascii="Arial" w:hAnsi="Arial" w:cs="Arial"/>
          <w:sz w:val="24"/>
          <w:szCs w:val="24"/>
        </w:rPr>
      </w:pPr>
      <w:r>
        <w:rPr>
          <w:rFonts w:cs="Arial" w:ascii="Arial" w:hAnsi="Arial"/>
          <w:sz w:val="24"/>
          <w:szCs w:val="24"/>
        </w:rPr>
      </w:r>
    </w:p>
    <w:p>
      <w:pPr>
        <w:pStyle w:val="Normal"/>
        <w:bidi w:val="0"/>
        <w:spacing w:before="0" w:after="0"/>
        <w:jc w:val="both"/>
        <w:rPr/>
      </w:pPr>
      <w:bookmarkEnd w:id="1"/>
      <w:r>
        <w:rPr>
          <w:rFonts w:cs="Arial" w:ascii="Arial" w:hAnsi="Arial"/>
          <w:sz w:val="24"/>
          <w:szCs w:val="24"/>
        </w:rPr>
        <w:t>We confirm having sold subject to our terms of delivery and sale. Upon your request</w:t>
      </w:r>
      <w:r>
        <w:rPr/>
        <w:t>, we will send you our current condition</w:t>
      </w:r>
    </w:p>
    <w:tbl>
      <w:tblPr>
        <w:tblW w:w="11178" w:type="dxa"/>
        <w:jc w:val="start"/>
        <w:tblInd w:w="0" w:type="dxa"/>
        <w:tblLayout w:type="fixed"/>
        <w:tblCellMar>
          <w:top w:w="0" w:type="dxa"/>
          <w:start w:w="108" w:type="dxa"/>
          <w:bottom w:w="0" w:type="dxa"/>
          <w:end w:w="108" w:type="dxa"/>
        </w:tblCellMar>
      </w:tblPr>
      <w:tblGrid>
        <w:gridCol w:w="11178"/>
      </w:tblGrid>
      <w:tr>
        <w:trPr>
          <w:trHeight w:val="70" w:hRule="atLeast"/>
        </w:trPr>
        <w:tc>
          <w:tcPr>
            <w:tcW w:w="11178" w:type="dxa"/>
            <w:tcBorders>
              <w:top w:val="single" w:sz="4" w:space="0" w:color="000000"/>
              <w:start w:val="single" w:sz="4" w:space="0" w:color="000000"/>
              <w:bottom w:val="single" w:sz="4" w:space="0" w:color="000000"/>
              <w:end w:val="single" w:sz="4" w:space="0" w:color="000000"/>
            </w:tcBorders>
          </w:tcPr>
          <w:p>
            <w:pPr>
              <w:pStyle w:val="Normal"/>
              <w:bidi w:val="0"/>
              <w:spacing w:before="0" w:after="0"/>
              <w:jc w:val="start"/>
              <w:rPr/>
            </w:pPr>
            <w:r>
              <w:rPr>
                <w:rFonts w:cs="Arial" w:ascii="Arial" w:hAnsi="Arial"/>
                <w:b/>
                <w:bCs/>
                <w:sz w:val="24"/>
                <w:szCs w:val="24"/>
              </w:rPr>
              <w:t xml:space="preserve">  </w:t>
            </w:r>
            <w:r>
              <w:rPr>
                <w:rFonts w:cs="Arial" w:ascii="Arial" w:hAnsi="Arial"/>
                <w:b/>
                <w:bCs/>
                <w:sz w:val="24"/>
                <w:szCs w:val="24"/>
              </w:rPr>
              <w:t xml:space="preserve">Product Name                                      QTY                        Unit Price                  </w:t>
            </w:r>
            <w:r>
              <w:rPr>
                <w:rFonts w:cs="Arial" w:hint="cs" w:ascii="Arial" w:hAnsi="Arial"/>
                <w:b/>
                <w:bCs/>
                <w:sz w:val="24"/>
                <w:szCs w:val="24"/>
              </w:rPr>
              <w:t xml:space="preserve"> </w:t>
            </w:r>
            <w:r>
              <w:rPr>
                <w:rFonts w:cs="Arial" w:ascii="Arial" w:hAnsi="Arial"/>
                <w:b/>
                <w:bCs/>
                <w:sz w:val="24"/>
                <w:szCs w:val="24"/>
              </w:rPr>
              <w:t xml:space="preserve"> </w:t>
            </w:r>
            <w:r>
              <w:rPr>
                <w:rFonts w:cs="Arial" w:hint="cs" w:ascii="Arial" w:hAnsi="Arial"/>
                <w:b/>
                <w:bCs/>
                <w:sz w:val="24"/>
                <w:szCs w:val="24"/>
              </w:rPr>
              <w:t xml:space="preserve">  </w:t>
            </w:r>
            <w:r>
              <w:rPr>
                <w:rFonts w:cs="Arial" w:ascii="Arial" w:hAnsi="Arial"/>
                <w:b/>
                <w:bCs/>
                <w:sz w:val="24"/>
                <w:szCs w:val="24"/>
              </w:rPr>
              <w:t xml:space="preserve">        </w:t>
            </w:r>
            <w:r>
              <w:rPr>
                <w:rFonts w:cs="Arial" w:hint="cs" w:ascii="Arial" w:hAnsi="Arial"/>
                <w:b/>
                <w:bCs/>
                <w:sz w:val="24"/>
                <w:szCs w:val="24"/>
              </w:rPr>
              <w:t xml:space="preserve"> </w:t>
            </w:r>
            <w:r>
              <w:rPr>
                <w:rFonts w:cs="Arial" w:ascii="Arial" w:hAnsi="Arial"/>
                <w:b/>
                <w:bCs/>
                <w:sz w:val="24"/>
                <w:szCs w:val="24"/>
              </w:rPr>
              <w:t xml:space="preserve"> Total </w:t>
            </w:r>
          </w:p>
        </w:tc>
      </w:tr>
    </w:tbl>
    <w:p>
      <w:pPr>
        <w:pStyle w:val="Normal"/>
        <w:bidi w:val="0"/>
        <w:spacing w:lineRule="auto" w:line="240" w:before="0" w:after="0"/>
        <w:jc w:val="start"/>
        <w:rPr>
          <w:rFonts w:ascii="Arial" w:hAnsi="Arial" w:cs="Arial"/>
          <w:sz w:val="24"/>
          <w:szCs w:val="24"/>
        </w:rPr>
      </w:pPr>
      <w:r>
        <w:rPr>
          <w:rFonts w:cs="Arial" w:ascii="Arial" w:hAnsi="Arial"/>
          <w:sz w:val="24"/>
          <w:szCs w:val="24"/>
        </w:rPr>
        <w:t>Bisoprolol Fumarate USP             30.000 KGS               USD 184/KGS                            USD 5,520</w:t>
      </w:r>
      <w:r>
        <w:rPr>
          <w:rFonts w:cs="Arial" w:hint="cs" w:ascii="Arial" w:hAnsi="Arial"/>
          <w:sz w:val="24"/>
          <w:szCs w:val="24"/>
        </w:rPr>
      </w:r>
      <w:r>
        <w:rPr>
          <w:rFonts w:cs="Arial" w:ascii="Arial" w:hAnsi="Arial"/>
          <w:sz w:val="24"/>
          <w:szCs w:val="24"/>
        </w:rPr>
      </w:r>
      <w:r>
        <w:rPr>
          <w:rFonts w:cs="Arial" w:hint="cs" w:ascii="Arial" w:hAnsi="Arial"/>
          <w:sz w:val="24"/>
          <w:szCs w:val="24"/>
        </w:rPr>
      </w:r>
      <w:r>
        <w:rPr>
          <w:rFonts w:cs="Arial" w:ascii="Arial" w:hAnsi="Arial"/>
          <w:sz w:val="24"/>
          <w:szCs w:val="24"/>
        </w:rPr>
      </w:r>
      <w:r>
        <w:rPr>
          <w:rFonts w:cs="Arial" w:hint="cs" w:ascii="Arial" w:hAnsi="Arial"/>
          <w:sz w:val="24"/>
          <w:szCs w:val="24"/>
        </w:rPr>
      </w:r>
      <w:r>
        <w:rPr>
          <w:rFonts w:cs="Arial" w:ascii="Arial" w:hAnsi="Arial"/>
          <w:sz w:val="24"/>
          <w:szCs w:val="24"/>
        </w:rPr>
      </w:r>
      <w:r>
        <w:rPr>
          <w:rFonts w:cs="Arial" w:hint="cs" w:ascii="Arial" w:hAnsi="Arial"/>
          <w:sz w:val="24"/>
          <w:szCs w:val="24"/>
        </w:rPr>
      </w:r>
      <w:r>
        <w:rPr>
          <w:rFonts w:cs="Arial" w:ascii="Arial" w:hAnsi="Arial"/>
          <w:sz w:val="24"/>
          <w:szCs w:val="24"/>
        </w:rPr>
      </w:r>
    </w:p>
    <w:p>
      <w:pPr>
        <w:pStyle w:val="Normal"/>
        <w:bidi w:val="0"/>
        <w:spacing w:lineRule="auto" w:line="240" w:before="0" w:after="0"/>
        <w:jc w:val="start"/>
        <w:rPr>
          <w:rFonts w:ascii="Arial" w:hAnsi="Arial" w:cs="Arial"/>
          <w:sz w:val="24"/>
          <w:szCs w:val="24"/>
        </w:rPr>
      </w:pPr>
      <w:r>
        <w:rPr>
          <w:rFonts w:cs="Arial" w:ascii="Arial" w:hAnsi="Arial"/>
          <w:sz w:val="24"/>
          <w:szCs w:val="24"/>
        </w:rPr>
      </w:r>
    </w:p>
    <w:p>
      <w:pPr>
        <w:pStyle w:val="Normal"/>
        <w:bidi w:val="0"/>
        <w:spacing w:lineRule="auto" w:line="240" w:before="0" w:after="0"/>
        <w:jc w:val="start"/>
        <w:rPr>
          <w:rFonts w:ascii="Arial" w:hAnsi="Arial" w:cs="Arial"/>
        </w:rPr>
      </w:pPr>
      <w:r>
        <w:rPr>
          <w:rFonts w:cs="Arial" w:ascii="Arial" w:hAnsi="Arial"/>
          <w:sz w:val="28"/>
          <w:szCs w:val="28"/>
        </w:rPr>
        <w:t xml:space="preserve">                 Batch NO: SLL/BF/10526005             Mfg. Date: May 2026                 Exp. Date: Apr 2031</w:t>
      </w:r>
      <w:r>
        <w:rPr>
          <w:rFonts w:cs="Arial" w:ascii="Arial" w:hAnsi="Arial"/>
          <w:sz w:val="24"/>
          <w:szCs w:val="24"/>
        </w:rPr>
      </w:r>
      <w:r>
        <w:rPr>
          <w:rFonts w:cs="Arial" w:ascii="Arial" w:hAnsi="Arial"/>
          <w:sz w:val="20"/>
          <w:szCs w:val="20"/>
        </w:rPr>
      </w:r>
      <w:r>
        <w:rPr>
          <w:rFonts w:cs="Arial" w:ascii="Arial" w:hAnsi="Arial"/>
        </w:rPr>
      </w:r>
      <w:r>
        <w:rPr>
          <w:rFonts w:cs="Arial" w:ascii="Arial" w:hAnsi="Arial"/>
        </w:rPr>
      </w:r>
    </w:p>
    <w:p>
      <w:pPr>
        <w:pStyle w:val="Normal"/>
        <w:bidi w:val="0"/>
        <w:spacing w:lineRule="auto" w:line="240" w:before="0" w:after="0"/>
        <w:jc w:val="start"/>
        <w:rPr>
          <w:rFonts w:ascii="Arial" w:hAnsi="Arial" w:cs="Arial"/>
        </w:rPr>
      </w:pPr>
      <w:r>
        <w:rPr>
          <w:rFonts w:cs="Arial" w:ascii="Arial" w:hAnsi="Arial"/>
        </w:rPr>
        <w:t xml:space="preserve">           </w:t>
      </w:r>
    </w:p>
    <w:p>
      <w:pPr>
        <w:pStyle w:val="Normal"/>
        <w:bidi w:val="0"/>
        <w:spacing w:lineRule="auto" w:line="240" w:before="0" w:after="0"/>
        <w:jc w:val="start"/>
        <w:rPr>
          <w:rFonts w:ascii="Arial" w:hAnsi="Arial" w:cs="Arial"/>
          <w:sz w:val="20"/>
          <w:szCs w:val="20"/>
        </w:rPr>
      </w:pPr>
      <w:r>
        <w:rPr>
          <w:rFonts w:cs="Arial" w:ascii="Arial" w:hAnsi="Arial"/>
          <w:sz w:val="20"/>
          <w:szCs w:val="20"/>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820" w:leader="none"/>
        </w:tabs>
        <w:bidi w:val="0"/>
        <w:spacing w:lineRule="auto" w:line="360" w:before="0" w:after="0"/>
        <w:jc w:val="start"/>
        <w:rPr>
          <w:rFonts w:ascii="Arial" w:hAnsi="Arial" w:cs="Arial"/>
          <w:b/>
          <w:bCs/>
        </w:rPr>
      </w:pPr>
      <w:r>
        <w:rPr>
          <w:rFonts w:cs="Arial" w:ascii="Arial" w:hAnsi="Arial"/>
          <w:b/>
          <w:bCs/>
          <w:u w:val="single"/>
        </w:rPr>
        <w:t xml:space="preserve">VALUE TOTAL </w:t>
      </w:r>
      <w:bookmarkStart w:id="6" w:name="_Hlk236125303"/>
      <w:r>
        <w:rPr>
          <w:rFonts w:cs="Arial" w:ascii="Arial" w:hAnsi="Arial"/>
          <w:b/>
          <w:bCs/>
          <w:u w:val="single"/>
        </w:rPr>
        <w:t xml:space="preserve">CIF BEIRUT BY AIR IN TRANSIT TO SYRIA </w:t>
      </w:r>
      <w:bookmarkEnd w:id="6"/>
      <w:r>
        <w:rPr>
          <w:rFonts w:cs="Arial" w:ascii="Arial" w:hAnsi="Arial"/>
          <w:b/>
          <w:bCs/>
        </w:rPr>
        <w:t>…………………………………....…</w:t>
      </w:r>
      <w:r>
        <w:rPr>
          <w:rFonts w:cs="Arial" w:hint="cs" w:ascii="Arial" w:hAnsi="Arial"/>
          <w:b/>
          <w:bCs/>
        </w:rPr>
        <w:t>.</w:t>
      </w:r>
      <w:r>
        <w:rPr>
          <w:rFonts w:cs="Arial" w:ascii="Arial" w:hAnsi="Arial"/>
          <w:b/>
          <w:bCs/>
        </w:rPr>
        <w:t>USD 5,520</w:t>
      </w:r>
    </w:p>
    <w:p>
      <w:pPr>
        <w:pStyle w:val="Normal"/>
        <w:tabs>
          <w:tab w:val="clear" w:pos="720"/>
          <w:tab w:val="left" w:pos="3192" w:leader="none"/>
        </w:tabs>
        <w:bidi w:val="0"/>
        <w:spacing w:lineRule="auto" w:line="360" w:before="0" w:after="0"/>
        <w:jc w:val="start"/>
        <w:rPr>
          <w:rFonts w:ascii="Arial" w:hAnsi="Arial" w:cs="Arial"/>
          <w:b/>
          <w:bCs/>
          <w:szCs w:val="20"/>
          <w:u w:val="single"/>
        </w:rPr>
      </w:pPr>
      <w:r>
        <w:rPr>
          <w:rFonts w:cs="Arial" w:ascii="Arial" w:hAnsi="Arial"/>
          <w:b/>
          <w:bCs/>
          <w:u w:val="single"/>
        </w:rPr>
        <w:t>SAY FIVE THOUSAND FIVE HUNDRED TWENTY USD ONLY.</w:t>
      </w:r>
      <w:r>
        <w:rPr>
          <w:rFonts w:cs="Arial" w:ascii="Arial" w:hAnsi="Arial"/>
          <w:b/>
          <w:bCs/>
          <w:szCs w:val="20"/>
          <w:u w:val="single"/>
        </w:rPr>
      </w:r>
    </w:p>
    <w:p>
      <w:pPr>
        <w:pStyle w:val="Normal"/>
        <w:tabs>
          <w:tab w:val="clear" w:pos="720"/>
          <w:tab w:val="left" w:pos="3192" w:leader="none"/>
        </w:tabs>
        <w:bidi w:val="0"/>
        <w:spacing w:lineRule="auto" w:line="360" w:before="0" w:after="0"/>
        <w:jc w:val="start"/>
        <w:rPr>
          <w:rFonts w:ascii="Arial" w:hAnsi="Arial" w:cs="Arial"/>
          <w:sz w:val="24"/>
          <w:szCs w:val="24"/>
        </w:rPr>
      </w:pPr>
      <w:r>
        <w:rPr>
          <w:rFonts w:cs="Arial" w:ascii="Arial" w:hAnsi="Arial"/>
          <w:b/>
          <w:bCs/>
          <w:sz w:val="24"/>
          <w:szCs w:val="24"/>
          <w:u w:val="single"/>
        </w:rPr>
        <w:t>Manufacturer</w:t>
      </w:r>
      <w:r>
        <w:rPr>
          <w:rFonts w:cs="Arial" w:ascii="Arial" w:hAnsi="Arial"/>
          <w:sz w:val="24"/>
          <w:szCs w:val="24"/>
        </w:rPr>
        <w:t xml:space="preserve">                 Supriya Lifescience Ltd</w:t>
      </w:r>
    </w:p>
    <w:p>
      <w:pPr>
        <w:pStyle w:val="Normal"/>
        <w:tabs>
          <w:tab w:val="clear" w:pos="720"/>
          <w:tab w:val="left" w:pos="3192" w:leader="none"/>
        </w:tabs>
        <w:bidi w:val="0"/>
        <w:spacing w:lineRule="auto" w:line="360" w:before="0" w:after="0"/>
        <w:jc w:val="start"/>
        <w:rPr>
          <w:rFonts w:ascii="Arial" w:hAnsi="Arial" w:cs="Arial"/>
          <w:sz w:val="24"/>
          <w:szCs w:val="24"/>
        </w:rPr>
      </w:pPr>
      <w:r>
        <w:rPr>
          <w:rFonts w:cs="Arial" w:ascii="Arial" w:hAnsi="Arial"/>
          <w:b/>
          <w:bCs/>
          <w:sz w:val="24"/>
          <w:szCs w:val="24"/>
          <w:u w:val="single"/>
        </w:rPr>
        <w:t>Supplier:</w:t>
      </w:r>
      <w:r>
        <w:rPr>
          <w:rFonts w:cs="Arial" w:ascii="Arial" w:hAnsi="Arial"/>
          <w:sz w:val="20"/>
          <w:szCs w:val="20"/>
        </w:rPr>
        <w:t xml:space="preserve">                             </w:t>
      </w:r>
      <w:r>
        <w:rPr>
          <w:rFonts w:cs="Arial" w:ascii="Arial" w:hAnsi="Arial"/>
          <w:sz w:val="24"/>
          <w:szCs w:val="24"/>
        </w:rPr>
        <w:t>VIGOROUS GROUP LIMITED.</w:t>
      </w:r>
    </w:p>
    <w:p>
      <w:pPr>
        <w:pStyle w:val="Normal"/>
        <w:tabs>
          <w:tab w:val="clear" w:pos="720"/>
          <w:tab w:val="left" w:pos="3192" w:leader="none"/>
        </w:tabs>
        <w:bidi w:val="0"/>
        <w:spacing w:lineRule="auto" w:line="360" w:before="0" w:after="0"/>
        <w:jc w:val="start"/>
        <w:rPr>
          <w:rFonts w:ascii="Arial" w:hAnsi="Arial" w:cs="Arial"/>
          <w:sz w:val="24"/>
          <w:szCs w:val="24"/>
        </w:rPr>
      </w:pPr>
      <w:r>
        <w:rPr>
          <w:rFonts w:cs="Arial" w:ascii="Arial" w:hAnsi="Arial"/>
          <w:b/>
          <w:bCs/>
          <w:sz w:val="24"/>
          <w:szCs w:val="24"/>
          <w:u w:val="single"/>
        </w:rPr>
        <w:t>Origin:</w:t>
      </w:r>
      <w:r>
        <w:rPr>
          <w:rFonts w:cs="Arial" w:ascii="Arial" w:hAnsi="Arial"/>
          <w:sz w:val="24"/>
          <w:szCs w:val="24"/>
        </w:rPr>
        <w:t xml:space="preserve">                            INDIA</w:t>
        <w:tab/>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820" w:leader="none"/>
        </w:tabs>
        <w:bidi w:val="0"/>
        <w:spacing w:lineRule="auto" w:line="240" w:before="0" w:after="0"/>
        <w:jc w:val="start"/>
        <w:rPr>
          <w:rFonts w:ascii="Arial" w:hAnsi="Arial" w:cs="Arial"/>
          <w:sz w:val="24"/>
          <w:szCs w:val="24"/>
        </w:rPr>
      </w:pPr>
      <w:r>
        <w:rPr>
          <w:rFonts w:cs="Arial" w:ascii="Arial" w:hAnsi="Arial"/>
          <w:b/>
          <w:bCs/>
          <w:sz w:val="24"/>
        </w:rPr>
        <w:t>Declarations:</w:t>
        <w:tab/>
        <w:tab/>
        <w:tab/>
      </w:r>
    </w:p>
    <w:p>
      <w:pPr>
        <w:pStyle w:val="Normal"/>
        <w:bidi w:val="0"/>
        <w:spacing w:lineRule="auto" w:line="240" w:before="0" w:after="0"/>
        <w:jc w:val="start"/>
        <w:rPr/>
      </w:pPr>
      <w:r>
        <w:rPr>
          <w:rFonts w:cs="Arial" w:ascii="Arial" w:hAnsi="Arial"/>
          <w:sz w:val="24"/>
        </w:rPr>
        <w:t>-</w:t>
      </w:r>
      <w:r>
        <w:rPr>
          <w:rFonts w:cs="Arial" w:ascii="Arial" w:hAnsi="Arial"/>
        </w:rPr>
        <w:t>We declare that this invoice shows the actual price of the goods and that all particulars are true and correct.</w:t>
      </w:r>
    </w:p>
    <w:p>
      <w:pPr>
        <w:pStyle w:val="Normal"/>
        <w:bidi w:val="0"/>
        <w:spacing w:lineRule="auto" w:line="240" w:before="0" w:after="0"/>
        <w:jc w:val="start"/>
        <w:rPr>
          <w:rFonts w:ascii="Arial" w:hAnsi="Arial" w:cs="Arial"/>
        </w:rPr>
      </w:pPr>
      <w:r>
        <w:rPr>
          <w:rFonts w:cs="Arial" w:ascii="Arial" w:hAnsi="Arial"/>
          <w:sz w:val="18"/>
          <w:szCs w:val="18"/>
        </w:rPr>
        <w:t>-</w:t>
      </w:r>
      <w:r>
        <w:rPr>
          <w:rFonts w:cs="Arial" w:ascii="Arial" w:hAnsi="Arial"/>
        </w:rPr>
        <w:t xml:space="preserve">We certify that this invoice is authentic and is the only one issued for the goods described there in that it   mentions the exact value of the said goods without deduction of any advance payment and that the origin of the goods is exclusively (INDIA)                                                                                         </w:t>
      </w:r>
    </w:p>
    <w:p>
      <w:pPr>
        <w:pStyle w:val="Normal"/>
        <w:bidi w:val="0"/>
        <w:spacing w:lineRule="auto" w:line="240" w:before="0" w:after="0"/>
        <w:jc w:val="both"/>
        <w:rPr>
          <w:rFonts w:ascii="Arial" w:hAnsi="Arial" w:cs="Arial"/>
        </w:rPr>
      </w:pPr>
      <w:r>
        <w:rPr>
          <w:rFonts w:cs="Arial" w:ascii="Arial" w:hAnsi="Arial"/>
        </w:rPr>
        <w:t xml:space="preserve">-There is no </w:t>
      </w:r>
      <w:ins w:id="0" w:author="Manaf" w:date="2004-05-20T12:19:00Z">
        <w:r>
          <w:rPr>
            <w:rFonts w:cs="Arial" w:ascii="Arial" w:hAnsi="Arial"/>
          </w:rPr>
          <w:t>raw material of Israeli origin in the manufacturing of these goods</w:t>
        </w:r>
      </w:ins>
      <w:r>
        <w:rPr>
          <w:rFonts w:cs="Arial" w:ascii="Arial" w:hAnsi="Arial"/>
        </w:rPr>
        <w:t>.</w:t>
      </w:r>
    </w:p>
    <w:p>
      <w:pPr>
        <w:pStyle w:val="Normal"/>
        <w:bidi w:val="0"/>
        <w:spacing w:lineRule="auto" w:line="240" w:before="0" w:after="0"/>
        <w:jc w:val="both"/>
        <w:rPr>
          <w:rFonts w:ascii="Arial" w:hAnsi="Arial" w:cs="Arial"/>
        </w:rPr>
      </w:pPr>
      <w:r>
        <w:rPr>
          <w:rFonts w:cs="Arial" w:ascii="Arial" w:hAnsi="Arial"/>
        </w:rPr>
        <w:t>-We State That Goods Will Have 2/3 Of Its Shelf Life When Arrives To SYRIA</w:t>
      </w:r>
    </w:p>
    <w:p>
      <w:pPr>
        <w:pStyle w:val="Normal"/>
        <w:bidi w:val="0"/>
        <w:spacing w:lineRule="auto" w:line="240" w:before="0" w:after="0"/>
        <w:jc w:val="start"/>
        <w:rPr>
          <w:rFonts w:ascii="Arial" w:hAnsi="Arial" w:cs="Arial"/>
          <w:sz w:val="24"/>
        </w:rPr>
      </w:pPr>
      <w:r>
        <w:rPr>
          <w:rFonts w:cs="Arial" w:ascii="Arial" w:hAnsi="Arial"/>
          <w:sz w:val="24"/>
        </w:rPr>
        <w:t xml:space="preserve">      </w:t>
      </w:r>
    </w:p>
    <w:p>
      <w:pPr>
        <w:pStyle w:val="Normal"/>
        <w:bidi w:val="0"/>
        <w:spacing w:lineRule="auto" w:line="240" w:before="0" w:after="0"/>
        <w:jc w:val="start"/>
        <w:rPr/>
      </w:pPr>
      <w:r>
        <w:rPr>
          <w:rFonts w:cs="Arial" w:ascii="Arial" w:hAnsi="Arial"/>
          <w:sz w:val="24"/>
        </w:rPr>
        <w:t xml:space="preserve">                                                                                                                             </w:t>
      </w:r>
      <w:r>
        <w:rPr>
          <w:sz w:val="34"/>
          <w:szCs w:val="34"/>
          <w:lang w:bidi="ar-SY"/>
        </w:rPr>
        <w:t>Stamp</w:t>
      </w:r>
      <w:r>
        <w:rPr>
          <w:rFonts w:cs="Arial" w:ascii="Arial" w:hAnsi="Arial"/>
          <w:sz w:val="24"/>
        </w:rPr>
        <w:t xml:space="preserve"> </w:t>
      </w:r>
    </w:p>
    <w:sectPr>
      <w:footerReference w:type="default" r:id="rId2"/>
      <w:type w:val="nextPage"/>
      <w:pgSz w:w="12240" w:h="15840"/>
      <w:pgMar w:left="720" w:right="720" w:gutter="0" w:header="0" w:top="720" w:footer="720" w:bottom="77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Segoe UI">
    <w:charset w:val="00" w:characterSet="windows-1252"/>
    <w:family w:val="swiss"/>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
  </w:p>
</w:ft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DejaVu Sans"/>
        <w:sz w:val="24"/>
        <w:szCs w:val="24"/>
        <w:lang w:val="en-US" w:eastAsia="zh-CN" w:bidi="hi-IN"/>
      </w:rPr>
    </w:rPrDefault>
    <w:pPrDefault>
      <w:pPr>
        <w:suppressAutoHyphens w:val="true"/>
      </w:pPr>
    </w:pPrDefault>
  </w:docDefaults>
  <w:style w:type="paragraph" w:styleId="Normal">
    <w:name w:val="Normal"/>
    <w:qFormat/>
    <w:pPr>
      <w:widowControl/>
      <w:bidi w:val="1"/>
      <w:spacing w:lineRule="auto" w:line="276" w:before="0" w:after="200"/>
      <w:ind w:hanging="0" w:start="0" w:end="0"/>
      <w:jc w:val="start"/>
    </w:pPr>
    <w:rPr>
      <w:rFonts w:ascii="Calibri" w:hAnsi="Calibri" w:eastAsia="Calibri" w:cs="Arial"/>
      <w:color w:val="auto"/>
      <w:sz w:val="22"/>
      <w:szCs w:val="22"/>
      <w:lang w:bidi="ar-SA" w:val="en-US" w:eastAsia="zh-CN"/>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5z0">
    <w:name w:val="WW8Num5z0"/>
    <w:qFormat/>
    <w:rPr/>
  </w:style>
  <w:style w:type="character" w:styleId="WW8Num6z0">
    <w:name w:val="WW8Num6z0"/>
    <w:qFormat/>
    <w:rPr/>
  </w:style>
  <w:style w:type="character" w:styleId="WW8Num7z0">
    <w:name w:val="WW8Num7z0"/>
    <w:qFormat/>
    <w:rPr/>
  </w:style>
  <w:style w:type="character" w:styleId="WW8Num8z0">
    <w:name w:val="WW8Num8z0"/>
    <w:qFormat/>
    <w:rPr/>
  </w:style>
  <w:style w:type="character" w:styleId="WW8Num9z0">
    <w:name w:val="WW8Num9z0"/>
    <w:qFormat/>
    <w:rPr/>
  </w:style>
  <w:style w:type="character" w:styleId="WW8Num10z0">
    <w:name w:val="WW8Num10z0"/>
    <w:qFormat/>
    <w:rPr/>
  </w:style>
  <w:style w:type="character" w:styleId="DefaultParagraphFont">
    <w:name w:val="Default Paragraph Font"/>
    <w:qFormat/>
    <w:rPr/>
  </w:style>
  <w:style w:type="character" w:styleId="HeaderChar">
    <w:name w:val="Header Char"/>
    <w:basedOn w:val="DefaultParagraphFont"/>
    <w:qFormat/>
    <w:rPr/>
  </w:style>
  <w:style w:type="character" w:styleId="FooterChar">
    <w:name w:val="Footer Char"/>
    <w:basedOn w:val="DefaultParagraphFont"/>
    <w:qFormat/>
    <w:rPr/>
  </w:style>
  <w:style w:type="character" w:styleId="Emphasis">
    <w:name w:val="Emphasis"/>
    <w:qFormat/>
    <w:rPr>
      <w:b/>
      <w:bCs/>
      <w:i w:val="false"/>
      <w:iCs w:val="false"/>
    </w:rPr>
  </w:style>
  <w:style w:type="character" w:styleId="st">
    <w:name w:val="st"/>
    <w:basedOn w:val="DefaultParagraphFont"/>
    <w:qFormat/>
    <w:rPr/>
  </w:style>
  <w:style w:type="character" w:styleId="emailstyle17">
    <w:name w:val="emailstyle17"/>
    <w:qFormat/>
    <w:rPr>
      <w:rFonts w:ascii="Arial" w:hAnsi="Arial" w:cs="Simplified Arabic"/>
      <w:color w:val="000000"/>
      <w:sz w:val="26"/>
      <w:szCs w:val="28"/>
    </w:rPr>
  </w:style>
  <w:style w:type="character" w:styleId="SubtleEmphasis">
    <w:name w:val="Subtle Emphasis"/>
    <w:qFormat/>
    <w:rPr>
      <w:i/>
      <w:iCs/>
      <w:color w:val="808080"/>
    </w:rPr>
  </w:style>
  <w:style w:type="character" w:styleId="BalloonTextChar">
    <w:name w:val="Balloon Text Char"/>
    <w:qFormat/>
    <w:rPr>
      <w:rFonts w:ascii="Segoe UI" w:hAnsi="Segoe UI" w:cs="Segoe UI"/>
      <w:sz w:val="18"/>
      <w:szCs w:val="18"/>
    </w:rPr>
  </w:style>
  <w:style w:type="paragraph" w:styleId="Heading">
    <w:name w:val="Heading"/>
    <w:basedOn w:val="Normal"/>
    <w:next w:val="BodyText"/>
    <w:qFormat/>
    <w:pPr>
      <w:keepNext w:val="true"/>
      <w:spacing w:before="240" w:after="120"/>
    </w:pPr>
    <w:rPr>
      <w:rFonts w:ascii="Liberation Sans" w:hAnsi="Liberation Sans" w:eastAsia="Noto Sans CJK SC"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DejaVu Sans"/>
    </w:rPr>
  </w:style>
  <w:style w:type="paragraph" w:styleId="Caption">
    <w:name w:val="caption"/>
    <w:basedOn w:val="Normal"/>
    <w:qFormat/>
    <w:pPr>
      <w:suppressLineNumbers/>
      <w:spacing w:before="120" w:after="120"/>
    </w:pPr>
    <w:rPr>
      <w:rFonts w:cs="DejaVu Sans"/>
      <w:i/>
      <w:iCs/>
      <w:sz w:val="24"/>
      <w:szCs w:val="24"/>
    </w:rPr>
  </w:style>
  <w:style w:type="paragraph" w:styleId="Index">
    <w:name w:val="Index"/>
    <w:basedOn w:val="Normal"/>
    <w:qFormat/>
    <w:pPr>
      <w:suppressLineNumbers/>
    </w:pPr>
    <w:rPr>
      <w:rFonts w:cs="DejaVu San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320" w:leader="none"/>
        <w:tab w:val="right" w:pos="8640" w:leader="none"/>
      </w:tabs>
      <w:bidi w:val="0"/>
      <w:spacing w:lineRule="auto" w:line="240" w:before="0" w:after="0"/>
    </w:pPr>
    <w:rPr>
      <w:rFonts w:ascii="Calibri" w:hAnsi="Calibri" w:eastAsia="Calibri" w:cs="Arial"/>
    </w:rPr>
  </w:style>
  <w:style w:type="paragraph" w:styleId="Footer">
    <w:name w:val="footer"/>
    <w:basedOn w:val="Normal"/>
    <w:pPr>
      <w:tabs>
        <w:tab w:val="clear" w:pos="720"/>
        <w:tab w:val="center" w:pos="4320" w:leader="none"/>
        <w:tab w:val="right" w:pos="8640" w:leader="none"/>
      </w:tabs>
      <w:bidi w:val="0"/>
      <w:spacing w:lineRule="auto" w:line="240" w:before="0" w:after="0"/>
    </w:pPr>
    <w:rPr>
      <w:rFonts w:ascii="Calibri" w:hAnsi="Calibri" w:eastAsia="Calibri" w:cs="Arial"/>
    </w:rPr>
  </w:style>
  <w:style w:type="paragraph" w:styleId="BalloonText">
    <w:name w:val="Balloon Text"/>
    <w:basedOn w:val="Normal"/>
    <w:qFormat/>
    <w:pPr>
      <w:spacing w:lineRule="auto" w:line="240" w:before="0" w:after="0"/>
      <w:ind w:hanging="0" w:start="0" w:end="0"/>
      <w:jc w:val="start"/>
    </w:pPr>
    <w:rPr>
      <w:rFonts w:ascii="Segoe UI" w:hAnsi="Segoe UI" w:cs="Segoe UI"/>
      <w:sz w:val="18"/>
      <w:szCs w:val="1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658</TotalTime>
  <Application>LibreOffice/26.2.4.2$Linux_X86_64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2022-05-10T09:34:00Z</dcterms:created>
  <dc:creator>Admin</dc:creator>
  <dc:description/>
  <cp:keywords/>
  <dc:language>en-US</dc:language>
  <cp:lastModifiedBy>acer</cp:lastModifiedBy>
  <cp:lastPrinted>2022-05-10T09:32:00Z</cp:lastPrinted>
  <dcterms:modified xsi:type="dcterms:W3CDTF">2026-08-05T22:22:00Z</dcterms:modified>
  <cp:revision>61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xCatchAll">
    <vt:lpwstr/>
  </property>
  <property fmtid="{D5CDD505-2E9C-101B-9397-08002B2CF9AE}" pid="3" name="lcf76f155ced4ddcb4097134ff3c332f">
    <vt:lpwstr/>
  </property>
</Properties>
</file>
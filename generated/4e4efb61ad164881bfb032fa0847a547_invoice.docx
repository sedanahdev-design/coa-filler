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spacing w:before="240" w:after="200"/>
        <w:jc w:val="end"/>
        <w:rPr>
          <w:rFonts w:ascii="Arial" w:hAnsi="Arial" w:cs="Arial"/>
          <w:b/>
          <w:bCs/>
          <w:sz w:val="24"/>
          <w:szCs w:val="24"/>
        </w:rPr>
      </w:pPr>
      <w:r>
        <w:rPr>
          <w:rFonts w:cs="Arial" w:ascii="Arial" w:hAnsi="Arial"/>
          <w:b/>
          <w:bCs/>
          <w:sz w:val="24"/>
          <w:szCs w:val="24"/>
        </w:rPr>
      </w:r>
    </w:p>
    <w:p>
      <w:pPr>
        <w:pStyle w:val="Normal"/>
        <w:bidi w:val="0"/>
        <w:spacing w:before="240" w:after="200"/>
        <w:jc w:val="start"/>
        <w:rPr>
          <w:rFonts w:ascii="Arial" w:hAnsi="Arial" w:cs="Arial"/>
          <w:b/>
          <w:bCs/>
          <w:sz w:val="24"/>
          <w:szCs w:val="24"/>
        </w:rPr>
      </w:pPr>
      <w:r>
        <w:rPr>
          <w:rFonts w:cs="Arial" w:ascii="Arial" w:hAnsi="Arial"/>
          <w:b/>
          <w:bCs/>
          <w:sz w:val="24"/>
          <w:szCs w:val="24"/>
        </w:rPr>
      </w:r>
    </w:p>
    <w:p>
      <w:pPr>
        <w:pStyle w:val="Normal"/>
        <w:bidi w:val="0"/>
        <w:spacing w:before="240" w:after="200"/>
        <w:jc w:val="start"/>
        <w:rPr>
          <w:rFonts w:ascii="Arial" w:hAnsi="Arial" w:cs="Arial"/>
        </w:rPr>
      </w:pPr>
      <w:r>
        <w:rPr>
          <w:rFonts w:cs="Arial" w:ascii="Arial" w:hAnsi="Arial"/>
          <w:b/>
          <w:bCs/>
          <w:sz w:val="24"/>
          <w:szCs w:val="24"/>
        </w:rPr>
        <w:t xml:space="preserve">                                               </w:t>
      </w:r>
      <w:r>
        <w:rPr>
          <w:rFonts w:cs="Arial" w:hint="cs" w:ascii="Arial" w:hAnsi="Arial"/>
          <w:b/>
          <w:bCs/>
          <w:sz w:val="24"/>
          <w:szCs w:val="24"/>
        </w:rPr>
        <w:t xml:space="preserve"> </w:t>
      </w:r>
      <w:r>
        <w:rPr>
          <w:rFonts w:cs="Arial" w:ascii="Arial" w:hAnsi="Arial"/>
          <w:b/>
          <w:bCs/>
          <w:sz w:val="24"/>
          <w:szCs w:val="24"/>
        </w:rPr>
        <w:t xml:space="preserve">  </w:t>
      </w:r>
      <w:r>
        <w:rPr>
          <w:rFonts w:cs="Arial" w:ascii="Arial" w:hAnsi="Arial"/>
          <w:b/>
          <w:bCs/>
          <w:sz w:val="24"/>
          <w:szCs w:val="24"/>
        </w:rPr>
        <w:t xml:space="preserve">COMMERCIAL INVOICE   </w:t>
      </w:r>
      <w:bookmarkStart w:id="0" w:name="OLE_LINK2"/>
      <w:bookmarkStart w:id="1" w:name="OLE_LINK5"/>
      <w:r>
        <w:rPr>
          <w:rFonts w:cs="Arial" w:ascii="Arial" w:hAnsi="Arial"/>
          <w:b/>
          <w:bCs/>
          <w:sz w:val="24"/>
          <w:szCs w:val="24"/>
        </w:rPr>
        <w:t xml:space="preserve"> </w:t>
      </w:r>
      <w:bookmarkStart w:id="2" w:name="_Hlk226556868"/>
      <w:bookmarkStart w:id="3" w:name="_Hlk211348328"/>
      <w:bookmarkEnd w:id="0"/>
      <w:r>
        <w:rPr>
          <w:rFonts w:cs="Arial" w:ascii="Arial" w:hAnsi="Arial"/>
          <w:b/>
          <w:bCs/>
          <w:sz w:val="24"/>
          <w:szCs w:val="24"/>
        </w:rPr>
        <w:t xml:space="preserve">          </w:t>
      </w:r>
      <w:r>
        <w:rPr>
          <w:rFonts w:cs="Arial" w:hint="cs" w:ascii="Arial" w:hAnsi="Arial"/>
          <w:b/>
          <w:bCs/>
          <w:sz w:val="24"/>
          <w:szCs w:val="24"/>
        </w:rPr>
        <w:t xml:space="preserve"> </w:t>
      </w:r>
      <w:r>
        <w:rPr>
          <w:rFonts w:cs="Arial" w:ascii="Arial" w:hAnsi="Arial"/>
          <w:b/>
          <w:bCs/>
          <w:sz w:val="24"/>
          <w:szCs w:val="24"/>
        </w:rPr>
        <w:t xml:space="preserve"> </w:t>
      </w:r>
      <w:bookmarkStart w:id="4" w:name="_Hlk229221043"/>
      <w:bookmarkStart w:id="5" w:name="_Hlk227252779"/>
      <w:r>
        <w:rPr>
          <w:rFonts w:cs="Arial" w:ascii="Arial" w:hAnsi="Arial"/>
          <w:b/>
          <w:bCs/>
        </w:rPr>
        <w:t xml:space="preserve">No:  Dated: </w:t>
      </w:r>
      <w:r>
        <w:rPr/>
      </w:r>
      <w:r>
        <w:rPr>
          <w:rFonts w:cs="Arial" w:ascii="Arial" w:hAnsi="Arial"/>
        </w:rPr>
      </w:r>
      <w:r>
        <w:rPr>
          <w:rFonts w:cs="Arial" w:ascii="Arial" w:hAnsi="Arial"/>
          <w:b/>
          <w:bCs/>
        </w:rPr>
      </w:r>
      <w:r>
        <w:rPr/>
      </w:r>
      <w:bookmarkEnd w:id="2"/>
      <w:bookmarkEnd w:id="3"/>
      <w:bookmarkEnd w:id="5"/>
      <w:r>
        <w:rPr>
          <w:rFonts w:cs="Arial" w:ascii="Arial" w:hAnsi="Arial"/>
        </w:rPr>
      </w:r>
      <w:bookmarkEnd w:id="4"/>
    </w:p>
    <w:p>
      <w:pPr>
        <w:pStyle w:val="Normal"/>
        <w:bidi w:val="0"/>
        <w:spacing w:lineRule="auto" w:line="240" w:before="0" w:after="0"/>
        <w:jc w:val="start"/>
        <w:rPr>
          <w:rFonts w:ascii="Arial" w:hAnsi="Arial" w:cs="Arial"/>
          <w:sz w:val="24"/>
          <w:szCs w:val="24"/>
        </w:rPr>
      </w:pPr>
      <w:r>
        <w:rPr>
          <w:rFonts w:cs="Arial" w:ascii="Arial" w:hAnsi="Arial"/>
          <w:sz w:val="24"/>
          <w:szCs w:val="24"/>
        </w:rPr>
      </w:r>
    </w:p>
    <w:p>
      <w:pPr>
        <w:pStyle w:val="Normal"/>
        <w:bidi w:val="0"/>
        <w:spacing w:lineRule="auto" w:line="240" w:before="0" w:after="0"/>
        <w:jc w:val="start"/>
        <w:rPr>
          <w:rFonts w:ascii="Arial" w:hAnsi="Arial" w:cs="Arial"/>
          <w:b/>
          <w:bCs/>
          <w:sz w:val="24"/>
          <w:szCs w:val="24"/>
        </w:rPr>
      </w:pPr>
      <w:r>
        <w:rPr>
          <w:rFonts w:cs="Arial" w:ascii="Arial" w:hAnsi="Arial"/>
          <w:b/>
          <w:bCs/>
          <w:sz w:val="24"/>
          <w:szCs w:val="24"/>
        </w:rPr>
        <w:t>IBN AL HAYTHAM PHARMACEUTICALS INDUSTRIES CO.</w:t>
      </w:r>
    </w:p>
    <w:p>
      <w:pPr>
        <w:pStyle w:val="Normal"/>
        <w:bidi w:val="0"/>
        <w:spacing w:lineRule="auto" w:line="240" w:before="0" w:after="0"/>
        <w:jc w:val="start"/>
        <w:rPr>
          <w:rFonts w:ascii="Arial" w:hAnsi="Arial" w:cs="Arial"/>
          <w:sz w:val="24"/>
          <w:szCs w:val="24"/>
        </w:rPr>
      </w:pPr>
      <w:r>
        <w:rPr>
          <w:rFonts w:cs="Arial" w:ascii="Arial" w:hAnsi="Arial"/>
          <w:sz w:val="24"/>
          <w:szCs w:val="24"/>
        </w:rPr>
        <w:t>AL MANSOURAH MAIN STREET, ALEPPO -SYRIA</w:t>
      </w:r>
    </w:p>
    <w:p>
      <w:pPr>
        <w:pStyle w:val="Normal"/>
        <w:bidi w:val="0"/>
        <w:spacing w:lineRule="auto" w:line="240" w:before="0" w:after="0"/>
        <w:jc w:val="start"/>
        <w:rPr>
          <w:rFonts w:ascii="Arial" w:hAnsi="Arial" w:cs="Arial"/>
          <w:sz w:val="24"/>
          <w:szCs w:val="24"/>
        </w:rPr>
      </w:pPr>
      <w:r>
        <w:rPr>
          <w:rFonts w:cs="Arial" w:ascii="Arial" w:hAnsi="Arial"/>
          <w:sz w:val="24"/>
          <w:szCs w:val="24"/>
        </w:rPr>
        <w:t>TEL: +963 (21) 5213761 / 5213762 - FAX: +963 (21) 5213871, MOBILE : +963 943400727 / 945207090 / 960006045</w:t>
      </w:r>
    </w:p>
    <w:p>
      <w:pPr>
        <w:pStyle w:val="Normal"/>
        <w:bidi w:val="0"/>
        <w:spacing w:lineRule="auto" w:line="240" w:before="0" w:after="0"/>
        <w:jc w:val="start"/>
        <w:rPr>
          <w:rFonts w:ascii="Arial" w:hAnsi="Arial" w:cs="Arial"/>
          <w:sz w:val="24"/>
          <w:szCs w:val="24"/>
        </w:rPr>
      </w:pPr>
      <w:r>
        <w:rPr>
          <w:rFonts w:cs="Arial" w:ascii="Arial" w:hAnsi="Arial"/>
          <w:sz w:val="24"/>
          <w:szCs w:val="24"/>
        </w:rPr>
      </w:r>
    </w:p>
    <w:p>
      <w:pPr>
        <w:pStyle w:val="Normal"/>
        <w:bidi w:val="0"/>
        <w:spacing w:before="0" w:after="0"/>
        <w:jc w:val="both"/>
        <w:rPr/>
      </w:pPr>
      <w:bookmarkEnd w:id="1"/>
      <w:r>
        <w:rPr>
          <w:rFonts w:cs="Arial" w:ascii="Arial" w:hAnsi="Arial"/>
          <w:sz w:val="24"/>
          <w:szCs w:val="24"/>
        </w:rPr>
        <w:t>We confirm having sold subject to our terms of delivery and sale. Upon your request</w:t>
      </w:r>
      <w:r>
        <w:rPr/>
        <w:t>, we will send you our current condition</w:t>
      </w:r>
    </w:p>
    <w:tbl>
      <w:tblPr>
        <w:tblW w:w="11178" w:type="dxa"/>
        <w:jc w:val="start"/>
        <w:tblInd w:w="0" w:type="dxa"/>
        <w:tblLayout w:type="fixed"/>
        <w:tblCellMar>
          <w:top w:w="0" w:type="dxa"/>
          <w:start w:w="108" w:type="dxa"/>
          <w:bottom w:w="0" w:type="dxa"/>
          <w:end w:w="108" w:type="dxa"/>
        </w:tblCellMar>
      </w:tblPr>
      <w:tblGrid>
        <w:gridCol w:w="11178"/>
      </w:tblGrid>
      <w:tr>
        <w:trPr>
          <w:trHeight w:val="70" w:hRule="atLeast"/>
        </w:trPr>
        <w:tc>
          <w:tcPr>
            <w:tcW w:w="11178" w:type="dxa"/>
            <w:tcBorders>
              <w:top w:val="single" w:sz="4" w:space="0" w:color="000000"/>
              <w:start w:val="single" w:sz="4" w:space="0" w:color="000000"/>
              <w:bottom w:val="single" w:sz="4" w:space="0" w:color="000000"/>
              <w:end w:val="single" w:sz="4" w:space="0" w:color="000000"/>
            </w:tcBorders>
          </w:tcPr>
          <w:p>
            <w:pPr>
              <w:pStyle w:val="Normal"/>
              <w:bidi w:val="0"/>
              <w:spacing w:before="0" w:after="0"/>
              <w:jc w:val="start"/>
              <w:rPr/>
            </w:pPr>
            <w:r>
              <w:rPr>
                <w:rFonts w:cs="Arial" w:ascii="Arial" w:hAnsi="Arial"/>
                <w:b/>
                <w:bCs/>
                <w:sz w:val="24"/>
                <w:szCs w:val="24"/>
              </w:rPr>
              <w:t xml:space="preserve">  </w:t>
            </w:r>
            <w:r>
              <w:rPr>
                <w:rFonts w:cs="Arial" w:ascii="Arial" w:hAnsi="Arial"/>
                <w:b/>
                <w:bCs/>
                <w:sz w:val="24"/>
                <w:szCs w:val="24"/>
              </w:rPr>
              <w:t xml:space="preserve">Product Name                                      QTY                        Unit Price                  </w:t>
            </w:r>
            <w:r>
              <w:rPr>
                <w:rFonts w:cs="Arial" w:hint="cs" w:ascii="Arial" w:hAnsi="Arial"/>
                <w:b/>
                <w:bCs/>
                <w:sz w:val="24"/>
                <w:szCs w:val="24"/>
              </w:rPr>
              <w:t xml:space="preserve"> </w:t>
            </w:r>
            <w:r>
              <w:rPr>
                <w:rFonts w:cs="Arial" w:ascii="Arial" w:hAnsi="Arial"/>
                <w:b/>
                <w:bCs/>
                <w:sz w:val="24"/>
                <w:szCs w:val="24"/>
              </w:rPr>
              <w:t xml:space="preserve"> </w:t>
            </w:r>
            <w:r>
              <w:rPr>
                <w:rFonts w:cs="Arial" w:hint="cs" w:ascii="Arial" w:hAnsi="Arial"/>
                <w:b/>
                <w:bCs/>
                <w:sz w:val="24"/>
                <w:szCs w:val="24"/>
              </w:rPr>
              <w:t xml:space="preserve">  </w:t>
            </w:r>
            <w:r>
              <w:rPr>
                <w:rFonts w:cs="Arial" w:ascii="Arial" w:hAnsi="Arial"/>
                <w:b/>
                <w:bCs/>
                <w:sz w:val="24"/>
                <w:szCs w:val="24"/>
              </w:rPr>
              <w:t xml:space="preserve">        </w:t>
            </w:r>
            <w:r>
              <w:rPr>
                <w:rFonts w:cs="Arial" w:hint="cs" w:ascii="Arial" w:hAnsi="Arial"/>
                <w:b/>
                <w:bCs/>
                <w:sz w:val="24"/>
                <w:szCs w:val="24"/>
              </w:rPr>
              <w:t xml:space="preserve"> </w:t>
            </w:r>
            <w:r>
              <w:rPr>
                <w:rFonts w:cs="Arial" w:ascii="Arial" w:hAnsi="Arial"/>
                <w:b/>
                <w:bCs/>
                <w:sz w:val="24"/>
                <w:szCs w:val="24"/>
              </w:rPr>
              <w:t xml:space="preserve"> Total </w:t>
            </w:r>
          </w:p>
        </w:tc>
      </w:tr>
    </w:tbl>
    <w:p>
      <w:pPr>
        <w:pStyle w:val="Normal"/>
        <w:bidi w:val="0"/>
        <w:spacing w:lineRule="auto" w:line="240" w:before="0" w:after="0"/>
        <w:jc w:val="start"/>
        <w:rPr>
          <w:rFonts w:ascii="Arial" w:hAnsi="Arial" w:cs="Arial"/>
          <w:sz w:val="24"/>
          <w:szCs w:val="24"/>
        </w:rPr>
      </w:pPr>
      <w:r>
        <w:rPr>
          <w:rFonts w:cs="Arial" w:ascii="Arial" w:hAnsi="Arial"/>
          <w:sz w:val="24"/>
          <w:szCs w:val="24"/>
        </w:rPr>
        <w:t>TICAGRELOR EP                       100 KGS                  USD 255/KGS                            USD 25,500</w:t>
      </w:r>
      <w:r>
        <w:rPr>
          <w:rFonts w:cs="Arial" w:hint="cs" w:ascii="Arial" w:hAnsi="Arial"/>
          <w:sz w:val="24"/>
          <w:szCs w:val="24"/>
        </w:rPr>
      </w:r>
      <w:r>
        <w:rPr>
          <w:rFonts w:cs="Arial" w:ascii="Arial" w:hAnsi="Arial"/>
          <w:sz w:val="24"/>
          <w:szCs w:val="24"/>
        </w:rPr>
      </w:r>
      <w:r>
        <w:rPr>
          <w:rFonts w:cs="Arial" w:hint="cs" w:ascii="Arial" w:hAnsi="Arial"/>
          <w:sz w:val="24"/>
          <w:szCs w:val="24"/>
        </w:rPr>
      </w:r>
      <w:r>
        <w:rPr>
          <w:rFonts w:cs="Arial" w:ascii="Arial" w:hAnsi="Arial"/>
          <w:sz w:val="24"/>
          <w:szCs w:val="24"/>
        </w:rPr>
      </w:r>
      <w:r>
        <w:rPr>
          <w:rFonts w:cs="Arial" w:hint="cs" w:ascii="Arial" w:hAnsi="Arial"/>
          <w:sz w:val="24"/>
          <w:szCs w:val="24"/>
        </w:rPr>
      </w:r>
      <w:r>
        <w:rPr>
          <w:rFonts w:cs="Arial" w:ascii="Arial" w:hAnsi="Arial"/>
          <w:sz w:val="24"/>
          <w:szCs w:val="24"/>
        </w:rPr>
      </w:r>
      <w:r>
        <w:rPr>
          <w:rFonts w:cs="Arial" w:hint="cs" w:ascii="Arial" w:hAnsi="Arial"/>
          <w:sz w:val="24"/>
          <w:szCs w:val="24"/>
        </w:rPr>
      </w:r>
      <w:r>
        <w:rPr>
          <w:rFonts w:cs="Arial" w:ascii="Arial" w:hAnsi="Arial"/>
          <w:sz w:val="24"/>
          <w:szCs w:val="24"/>
        </w:rPr>
      </w:r>
    </w:p>
    <w:p>
      <w:pPr>
        <w:pStyle w:val="Normal"/>
        <w:bidi w:val="0"/>
        <w:spacing w:lineRule="auto" w:line="240" w:before="0" w:after="0"/>
        <w:jc w:val="start"/>
        <w:rPr>
          <w:rFonts w:ascii="Arial" w:hAnsi="Arial" w:cs="Arial"/>
          <w:sz w:val="24"/>
          <w:szCs w:val="24"/>
        </w:rPr>
      </w:pPr>
      <w:r>
        <w:rPr>
          <w:rFonts w:cs="Arial" w:ascii="Arial" w:hAnsi="Arial"/>
          <w:sz w:val="24"/>
          <w:szCs w:val="24"/>
        </w:rPr>
      </w:r>
    </w:p>
    <w:p>
      <w:pPr>
        <w:pStyle w:val="Normal"/>
        <w:bidi w:val="0"/>
        <w:spacing w:lineRule="auto" w:line="240" w:before="0" w:after="0"/>
        <w:jc w:val="start"/>
        <w:rPr>
          <w:rFonts w:ascii="Arial" w:hAnsi="Arial" w:cs="Arial"/>
        </w:rPr>
      </w:pPr>
      <w:r>
        <w:rPr>
          <w:rFonts w:cs="Arial" w:ascii="Arial" w:hAnsi="Arial"/>
          <w:sz w:val="28"/>
          <w:szCs w:val="28"/>
        </w:rPr>
        <w:t xml:space="preserve">                 Batch NO: TCG/P2608042A             Mfg. Date: AUG.2026                 Exp. Date: JUL.2030</w:t>
      </w:r>
      <w:r>
        <w:rPr>
          <w:rFonts w:cs="Arial" w:ascii="Arial" w:hAnsi="Arial"/>
          <w:sz w:val="24"/>
          <w:szCs w:val="24"/>
        </w:rPr>
      </w:r>
      <w:r>
        <w:rPr>
          <w:rFonts w:cs="Arial" w:ascii="Arial" w:hAnsi="Arial"/>
          <w:sz w:val="20"/>
          <w:szCs w:val="20"/>
        </w:rPr>
      </w:r>
      <w:r>
        <w:rPr>
          <w:rFonts w:cs="Arial" w:ascii="Arial" w:hAnsi="Arial"/>
        </w:rPr>
      </w:r>
      <w:r>
        <w:rPr>
          <w:rFonts w:cs="Arial" w:ascii="Arial" w:hAnsi="Arial"/>
        </w:rPr>
      </w:r>
    </w:p>
    <w:p>
      <w:pPr>
        <w:pStyle w:val="Normal"/>
        <w:bidi w:val="0"/>
        <w:spacing w:lineRule="auto" w:line="240" w:before="0" w:after="0"/>
        <w:jc w:val="start"/>
        <w:rPr>
          <w:rFonts w:ascii="Arial" w:hAnsi="Arial" w:cs="Arial"/>
        </w:rPr>
      </w:pPr>
      <w:r>
        <w:rPr>
          <w:rFonts w:cs="Arial" w:ascii="Arial" w:hAnsi="Arial"/>
        </w:rPr>
        <w:t xml:space="preserve">           </w:t>
      </w:r>
    </w:p>
    <w:p>
      <w:pPr>
        <w:pStyle w:val="Normal"/>
        <w:bidi w:val="0"/>
        <w:spacing w:lineRule="auto" w:line="240" w:before="0" w:after="0"/>
        <w:jc w:val="start"/>
        <w:rPr>
          <w:rFonts w:ascii="Arial" w:hAnsi="Arial" w:cs="Arial"/>
          <w:sz w:val="20"/>
          <w:szCs w:val="20"/>
        </w:rPr>
      </w:pPr>
      <w:r>
        <w:rPr>
          <w:rFonts w:cs="Arial" w:ascii="Arial" w:hAnsi="Arial"/>
          <w:sz w:val="20"/>
          <w:szCs w:val="20"/>
        </w:rPr>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820" w:leader="none"/>
        </w:tabs>
        <w:bidi w:val="0"/>
        <w:spacing w:lineRule="auto" w:line="360" w:before="0" w:after="0"/>
        <w:jc w:val="start"/>
        <w:rPr>
          <w:rFonts w:ascii="Arial" w:hAnsi="Arial" w:cs="Arial"/>
          <w:b/>
          <w:bCs/>
        </w:rPr>
      </w:pPr>
      <w:r>
        <w:rPr>
          <w:rFonts w:cs="Arial" w:ascii="Arial" w:hAnsi="Arial"/>
          <w:b/>
          <w:bCs/>
          <w:u w:val="single"/>
        </w:rPr>
        <w:t xml:space="preserve">VALUE TOTAL </w:t>
      </w:r>
      <w:bookmarkStart w:id="6" w:name="_Hlk236125303"/>
      <w:r>
        <w:rPr>
          <w:rFonts w:cs="Arial" w:ascii="Arial" w:hAnsi="Arial"/>
          <w:b/>
          <w:bCs/>
          <w:u w:val="single"/>
        </w:rPr>
        <w:t xml:space="preserve">CIF BEIRUT BY AIR IN TRANSIT TO SYRIA </w:t>
      </w:r>
      <w:bookmarkEnd w:id="6"/>
      <w:r>
        <w:rPr>
          <w:rFonts w:cs="Arial" w:ascii="Arial" w:hAnsi="Arial"/>
          <w:b/>
          <w:bCs/>
        </w:rPr>
        <w:t>…………………………………....…</w:t>
      </w:r>
      <w:r>
        <w:rPr>
          <w:rFonts w:cs="Arial" w:hint="cs" w:ascii="Arial" w:hAnsi="Arial"/>
          <w:b/>
          <w:bCs/>
        </w:rPr>
        <w:t>.</w:t>
      </w:r>
      <w:r>
        <w:rPr>
          <w:rFonts w:cs="Arial" w:ascii="Arial" w:hAnsi="Arial"/>
          <w:b/>
          <w:bCs/>
        </w:rPr>
        <w:t>USD 25,500</w:t>
      </w:r>
    </w:p>
    <w:p>
      <w:pPr>
        <w:pStyle w:val="Normal"/>
        <w:tabs>
          <w:tab w:val="clear" w:pos="720"/>
          <w:tab w:val="left" w:pos="3192" w:leader="none"/>
        </w:tabs>
        <w:bidi w:val="0"/>
        <w:spacing w:lineRule="auto" w:line="360" w:before="0" w:after="0"/>
        <w:jc w:val="start"/>
        <w:rPr>
          <w:rFonts w:ascii="Arial" w:hAnsi="Arial" w:cs="Arial"/>
          <w:b/>
          <w:bCs/>
          <w:szCs w:val="20"/>
          <w:u w:val="single"/>
        </w:rPr>
      </w:pPr>
      <w:r>
        <w:rPr>
          <w:rFonts w:cs="Arial" w:ascii="Arial" w:hAnsi="Arial"/>
          <w:b/>
          <w:bCs/>
          <w:u w:val="single"/>
        </w:rPr>
        <w:t>SAY TWENTY FIVE THOUSAND FIVE HUNDRED USD ONLY.</w:t>
      </w:r>
      <w:r>
        <w:rPr>
          <w:rFonts w:cs="Arial" w:ascii="Arial" w:hAnsi="Arial"/>
          <w:b/>
          <w:bCs/>
          <w:szCs w:val="20"/>
          <w:u w:val="single"/>
        </w:rPr>
      </w:r>
    </w:p>
    <w:p>
      <w:pPr>
        <w:pStyle w:val="Normal"/>
        <w:tabs>
          <w:tab w:val="clear" w:pos="720"/>
          <w:tab w:val="left" w:pos="3192" w:leader="none"/>
        </w:tabs>
        <w:bidi w:val="0"/>
        <w:spacing w:lineRule="auto" w:line="360" w:before="0" w:after="0"/>
        <w:jc w:val="start"/>
        <w:rPr>
          <w:rFonts w:ascii="Arial" w:hAnsi="Arial" w:cs="Arial"/>
          <w:sz w:val="24"/>
          <w:szCs w:val="24"/>
        </w:rPr>
      </w:pPr>
      <w:r>
        <w:rPr>
          <w:rFonts w:cs="Arial" w:ascii="Arial" w:hAnsi="Arial"/>
          <w:b/>
          <w:bCs/>
          <w:sz w:val="24"/>
          <w:szCs w:val="24"/>
          <w:u w:val="single"/>
        </w:rPr>
        <w:t>Manufacturer</w:t>
      </w:r>
      <w:r>
        <w:rPr>
          <w:rFonts w:cs="Arial" w:ascii="Arial" w:hAnsi="Arial"/>
          <w:sz w:val="24"/>
          <w:szCs w:val="24"/>
        </w:rPr>
        <w:t xml:space="preserve">                 KOPRAN RESEARCH LABORATORIES LIMITED</w:t>
      </w:r>
    </w:p>
    <w:p>
      <w:pPr>
        <w:pStyle w:val="Normal"/>
        <w:tabs>
          <w:tab w:val="clear" w:pos="720"/>
          <w:tab w:val="left" w:pos="3192" w:leader="none"/>
        </w:tabs>
        <w:bidi w:val="0"/>
        <w:spacing w:lineRule="auto" w:line="360" w:before="0" w:after="0"/>
        <w:jc w:val="start"/>
        <w:rPr>
          <w:rFonts w:ascii="Arial" w:hAnsi="Arial" w:cs="Arial"/>
          <w:sz w:val="24"/>
          <w:szCs w:val="24"/>
        </w:rPr>
      </w:pPr>
      <w:r>
        <w:rPr>
          <w:rFonts w:cs="Arial" w:ascii="Arial" w:hAnsi="Arial"/>
          <w:b/>
          <w:bCs/>
          <w:sz w:val="24"/>
          <w:szCs w:val="24"/>
          <w:u w:val="single"/>
        </w:rPr>
        <w:t>Supplier:</w:t>
      </w:r>
      <w:r>
        <w:rPr>
          <w:rFonts w:cs="Arial" w:ascii="Arial" w:hAnsi="Arial"/>
          <w:sz w:val="20"/>
          <w:szCs w:val="20"/>
        </w:rPr>
        <w:t xml:space="preserve">                             </w:t>
      </w:r>
      <w:r>
        <w:rPr>
          <w:rFonts w:cs="Arial" w:ascii="Arial" w:hAnsi="Arial"/>
          <w:sz w:val="24"/>
          <w:szCs w:val="24"/>
        </w:rPr>
        <w:t>VIGOROUS GROUP LIMITED.</w:t>
      </w:r>
    </w:p>
    <w:p>
      <w:pPr>
        <w:pStyle w:val="Normal"/>
        <w:tabs>
          <w:tab w:val="clear" w:pos="720"/>
          <w:tab w:val="left" w:pos="3192" w:leader="none"/>
        </w:tabs>
        <w:bidi w:val="0"/>
        <w:spacing w:lineRule="auto" w:line="360" w:before="0" w:after="0"/>
        <w:jc w:val="start"/>
        <w:rPr>
          <w:rFonts w:ascii="Arial" w:hAnsi="Arial" w:cs="Arial"/>
          <w:sz w:val="24"/>
          <w:szCs w:val="24"/>
        </w:rPr>
      </w:pPr>
      <w:r>
        <w:rPr>
          <w:rFonts w:cs="Arial" w:ascii="Arial" w:hAnsi="Arial"/>
          <w:b/>
          <w:bCs/>
          <w:sz w:val="24"/>
          <w:szCs w:val="24"/>
          <w:u w:val="single"/>
        </w:rPr>
        <w:t>Origin:</w:t>
      </w:r>
      <w:r>
        <w:rPr>
          <w:rFonts w:cs="Arial" w:ascii="Arial" w:hAnsi="Arial"/>
          <w:sz w:val="24"/>
          <w:szCs w:val="24"/>
        </w:rPr>
        <w:t xml:space="preserve">                            INDIA</w:t>
        <w:tab/>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820" w:leader="none"/>
        </w:tabs>
        <w:bidi w:val="0"/>
        <w:spacing w:lineRule="auto" w:line="240" w:before="0" w:after="0"/>
        <w:jc w:val="start"/>
        <w:rPr>
          <w:rFonts w:ascii="Arial" w:hAnsi="Arial" w:cs="Arial"/>
          <w:sz w:val="24"/>
          <w:szCs w:val="24"/>
        </w:rPr>
      </w:pPr>
      <w:r>
        <w:rPr>
          <w:rFonts w:cs="Arial" w:ascii="Arial" w:hAnsi="Arial"/>
          <w:b/>
          <w:bCs/>
          <w:sz w:val="24"/>
        </w:rPr>
        <w:t>Declarations:</w:t>
        <w:tab/>
        <w:tab/>
        <w:tab/>
      </w:r>
    </w:p>
    <w:p>
      <w:pPr>
        <w:pStyle w:val="Normal"/>
        <w:bidi w:val="0"/>
        <w:spacing w:lineRule="auto" w:line="240" w:before="0" w:after="0"/>
        <w:jc w:val="start"/>
        <w:rPr/>
      </w:pPr>
      <w:r>
        <w:rPr>
          <w:rFonts w:cs="Arial" w:ascii="Arial" w:hAnsi="Arial"/>
          <w:sz w:val="24"/>
        </w:rPr>
        <w:t>-</w:t>
      </w:r>
      <w:r>
        <w:rPr>
          <w:rFonts w:cs="Arial" w:ascii="Arial" w:hAnsi="Arial"/>
        </w:rPr>
        <w:t>We declare that this invoice shows the actual price of the goods and that all particulars are true and correct.</w:t>
      </w:r>
    </w:p>
    <w:p>
      <w:pPr>
        <w:pStyle w:val="Normal"/>
        <w:bidi w:val="0"/>
        <w:spacing w:lineRule="auto" w:line="240" w:before="0" w:after="0"/>
        <w:jc w:val="start"/>
        <w:rPr>
          <w:rFonts w:ascii="Arial" w:hAnsi="Arial" w:cs="Arial"/>
        </w:rPr>
      </w:pPr>
      <w:r>
        <w:rPr>
          <w:rFonts w:cs="Arial" w:ascii="Arial" w:hAnsi="Arial"/>
          <w:sz w:val="18"/>
          <w:szCs w:val="18"/>
        </w:rPr>
        <w:t>-</w:t>
      </w:r>
      <w:r>
        <w:rPr>
          <w:rFonts w:cs="Arial" w:ascii="Arial" w:hAnsi="Arial"/>
        </w:rPr>
        <w:t xml:space="preserve">We certify that this invoice is authentic and is the only one issued for the goods described there in that it   mentions the exact value of the said goods without deduction of any advance payment and that the origin of the goods is exclusively (INDIA)                                                                                         </w:t>
      </w:r>
    </w:p>
    <w:p>
      <w:pPr>
        <w:pStyle w:val="Normal"/>
        <w:bidi w:val="0"/>
        <w:spacing w:lineRule="auto" w:line="240" w:before="0" w:after="0"/>
        <w:jc w:val="both"/>
        <w:rPr>
          <w:rFonts w:ascii="Arial" w:hAnsi="Arial" w:cs="Arial"/>
        </w:rPr>
      </w:pPr>
      <w:r>
        <w:rPr>
          <w:rFonts w:cs="Arial" w:ascii="Arial" w:hAnsi="Arial"/>
        </w:rPr>
        <w:t xml:space="preserve">-There is no </w:t>
      </w:r>
      <w:ins w:id="0" w:author="Manaf" w:date="2004-05-20T12:19:00Z">
        <w:r>
          <w:rPr>
            <w:rFonts w:cs="Arial" w:ascii="Arial" w:hAnsi="Arial"/>
          </w:rPr>
          <w:t>raw material of Israeli origin in the manufacturing of these goods</w:t>
        </w:r>
      </w:ins>
      <w:r>
        <w:rPr>
          <w:rFonts w:cs="Arial" w:ascii="Arial" w:hAnsi="Arial"/>
        </w:rPr>
        <w:t>.</w:t>
      </w:r>
    </w:p>
    <w:p>
      <w:pPr>
        <w:pStyle w:val="Normal"/>
        <w:bidi w:val="0"/>
        <w:spacing w:lineRule="auto" w:line="240" w:before="0" w:after="0"/>
        <w:jc w:val="both"/>
        <w:rPr>
          <w:rFonts w:ascii="Arial" w:hAnsi="Arial" w:cs="Arial"/>
        </w:rPr>
      </w:pPr>
      <w:r>
        <w:rPr>
          <w:rFonts w:cs="Arial" w:ascii="Arial" w:hAnsi="Arial"/>
        </w:rPr>
        <w:t>-We State That Goods Will Have 2/3 Of Its Shelf Life When Arrives To SYRIA</w:t>
      </w:r>
    </w:p>
    <w:p>
      <w:pPr>
        <w:pStyle w:val="Normal"/>
        <w:bidi w:val="0"/>
        <w:spacing w:lineRule="auto" w:line="240" w:before="0" w:after="0"/>
        <w:jc w:val="start"/>
        <w:rPr>
          <w:rFonts w:ascii="Arial" w:hAnsi="Arial" w:cs="Arial"/>
          <w:sz w:val="24"/>
        </w:rPr>
      </w:pPr>
      <w:r>
        <w:rPr>
          <w:rFonts w:cs="Arial" w:ascii="Arial" w:hAnsi="Arial"/>
          <w:sz w:val="24"/>
        </w:rPr>
        <w:t xml:space="preserve">      </w:t>
      </w:r>
    </w:p>
    <w:p>
      <w:pPr>
        <w:pStyle w:val="Normal"/>
        <w:bidi w:val="0"/>
        <w:spacing w:lineRule="auto" w:line="240" w:before="0" w:after="0"/>
        <w:jc w:val="start"/>
        <w:rPr/>
      </w:pPr>
      <w:r>
        <w:rPr>
          <w:rFonts w:cs="Arial" w:ascii="Arial" w:hAnsi="Arial"/>
          <w:sz w:val="24"/>
        </w:rPr>
        <w:t xml:space="preserve">                                                                                                                             </w:t>
      </w:r>
      <w:r>
        <w:rPr>
          <w:sz w:val="34"/>
          <w:szCs w:val="34"/>
          <w:lang w:bidi="ar-SY"/>
        </w:rPr>
        <w:t>Stamp</w:t>
      </w:r>
      <w:r>
        <w:rPr>
          <w:rFonts w:cs="Arial" w:ascii="Arial" w:hAnsi="Arial"/>
          <w:sz w:val="24"/>
        </w:rPr>
        <w:t xml:space="preserve"> </w:t>
      </w:r>
    </w:p>
    <w:sectPr>
      <w:footerReference w:type="default" r:id="rId2"/>
      <w:type w:val="nextPage"/>
      <w:pgSz w:w="12240" w:h="15840"/>
      <w:pgMar w:left="720" w:right="720" w:gutter="0" w:header="0" w:top="720" w:footer="720" w:bottom="776"/>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variable"/>
  </w:font>
  <w:font w:name="Segoe UI">
    <w:charset w:val="00" w:characterSet="windows-1252"/>
    <w:family w:val="swiss"/>
    <w:pitch w:val="variable"/>
  </w:font>
  <w:font w:name="Liberation Sans">
    <w:altName w:val="Arial"/>
    <w:charset w:val="01" w:characterSet="utf-8"/>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pPr>
    <w:r>
      <w:rPr/>
    </w:r>
  </w:p>
</w:ftr>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DejaVu Sans"/>
        <w:sz w:val="24"/>
        <w:szCs w:val="24"/>
        <w:lang w:val="en-US" w:eastAsia="zh-CN" w:bidi="hi-IN"/>
      </w:rPr>
    </w:rPrDefault>
    <w:pPrDefault>
      <w:pPr>
        <w:suppressAutoHyphens w:val="true"/>
      </w:pPr>
    </w:pPrDefault>
  </w:docDefaults>
  <w:style w:type="paragraph" w:styleId="Normal">
    <w:name w:val="Normal"/>
    <w:qFormat/>
    <w:pPr>
      <w:widowControl/>
      <w:bidi w:val="1"/>
      <w:spacing w:lineRule="auto" w:line="276" w:before="0" w:after="200"/>
      <w:ind w:hanging="0" w:start="0" w:end="0"/>
      <w:jc w:val="start"/>
    </w:pPr>
    <w:rPr>
      <w:rFonts w:ascii="Calibri" w:hAnsi="Calibri" w:eastAsia="Calibri" w:cs="Arial"/>
      <w:color w:val="auto"/>
      <w:sz w:val="22"/>
      <w:szCs w:val="22"/>
      <w:lang w:bidi="ar-SA" w:val="en-US" w:eastAsia="zh-CN"/>
    </w:rPr>
  </w:style>
  <w:style w:type="character" w:styleId="WW8Num1z0">
    <w:name w:val="WW8Num1z0"/>
    <w:qFormat/>
    <w:rPr/>
  </w:style>
  <w:style w:type="character" w:styleId="WW8Num2z0">
    <w:name w:val="WW8Num2z0"/>
    <w:qFormat/>
    <w:rPr/>
  </w:style>
  <w:style w:type="character" w:styleId="WW8Num3z0">
    <w:name w:val="WW8Num3z0"/>
    <w:qFormat/>
    <w:rPr/>
  </w:style>
  <w:style w:type="character" w:styleId="WW8Num4z0">
    <w:name w:val="WW8Num4z0"/>
    <w:qFormat/>
    <w:rPr/>
  </w:style>
  <w:style w:type="character" w:styleId="WW8Num5z0">
    <w:name w:val="WW8Num5z0"/>
    <w:qFormat/>
    <w:rPr/>
  </w:style>
  <w:style w:type="character" w:styleId="WW8Num6z0">
    <w:name w:val="WW8Num6z0"/>
    <w:qFormat/>
    <w:rPr/>
  </w:style>
  <w:style w:type="character" w:styleId="WW8Num7z0">
    <w:name w:val="WW8Num7z0"/>
    <w:qFormat/>
    <w:rPr/>
  </w:style>
  <w:style w:type="character" w:styleId="WW8Num8z0">
    <w:name w:val="WW8Num8z0"/>
    <w:qFormat/>
    <w:rPr/>
  </w:style>
  <w:style w:type="character" w:styleId="WW8Num9z0">
    <w:name w:val="WW8Num9z0"/>
    <w:qFormat/>
    <w:rPr/>
  </w:style>
  <w:style w:type="character" w:styleId="WW8Num10z0">
    <w:name w:val="WW8Num10z0"/>
    <w:qFormat/>
    <w:rPr/>
  </w:style>
  <w:style w:type="character" w:styleId="DefaultParagraphFont">
    <w:name w:val="Default Paragraph Font"/>
    <w:qFormat/>
    <w:rPr/>
  </w:style>
  <w:style w:type="character" w:styleId="HeaderChar">
    <w:name w:val="Header Char"/>
    <w:basedOn w:val="DefaultParagraphFont"/>
    <w:qFormat/>
    <w:rPr/>
  </w:style>
  <w:style w:type="character" w:styleId="FooterChar">
    <w:name w:val="Footer Char"/>
    <w:basedOn w:val="DefaultParagraphFont"/>
    <w:qFormat/>
    <w:rPr/>
  </w:style>
  <w:style w:type="character" w:styleId="Emphasis">
    <w:name w:val="Emphasis"/>
    <w:qFormat/>
    <w:rPr>
      <w:b/>
      <w:bCs/>
      <w:i w:val="false"/>
      <w:iCs w:val="false"/>
    </w:rPr>
  </w:style>
  <w:style w:type="character" w:styleId="st">
    <w:name w:val="st"/>
    <w:basedOn w:val="DefaultParagraphFont"/>
    <w:qFormat/>
    <w:rPr/>
  </w:style>
  <w:style w:type="character" w:styleId="emailstyle17">
    <w:name w:val="emailstyle17"/>
    <w:qFormat/>
    <w:rPr>
      <w:rFonts w:ascii="Arial" w:hAnsi="Arial" w:cs="Simplified Arabic"/>
      <w:color w:val="000000"/>
      <w:sz w:val="26"/>
      <w:szCs w:val="28"/>
    </w:rPr>
  </w:style>
  <w:style w:type="character" w:styleId="SubtleEmphasis">
    <w:name w:val="Subtle Emphasis"/>
    <w:qFormat/>
    <w:rPr>
      <w:i/>
      <w:iCs/>
      <w:color w:val="808080"/>
    </w:rPr>
  </w:style>
  <w:style w:type="character" w:styleId="BalloonTextChar">
    <w:name w:val="Balloon Text Char"/>
    <w:qFormat/>
    <w:rPr>
      <w:rFonts w:ascii="Segoe UI" w:hAnsi="Segoe UI" w:cs="Segoe UI"/>
      <w:sz w:val="18"/>
      <w:szCs w:val="18"/>
    </w:rPr>
  </w:style>
  <w:style w:type="paragraph" w:styleId="Heading">
    <w:name w:val="Heading"/>
    <w:basedOn w:val="Normal"/>
    <w:next w:val="BodyText"/>
    <w:qFormat/>
    <w:pPr>
      <w:keepNext w:val="true"/>
      <w:spacing w:before="240" w:after="120"/>
    </w:pPr>
    <w:rPr>
      <w:rFonts w:ascii="Liberation Sans" w:hAnsi="Liberation Sans" w:eastAsia="Noto Sans CJK SC" w:cs="DejaVu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DejaVu Sans"/>
    </w:rPr>
  </w:style>
  <w:style w:type="paragraph" w:styleId="Caption">
    <w:name w:val="caption"/>
    <w:basedOn w:val="Normal"/>
    <w:qFormat/>
    <w:pPr>
      <w:suppressLineNumbers/>
      <w:spacing w:before="120" w:after="120"/>
    </w:pPr>
    <w:rPr>
      <w:rFonts w:cs="DejaVu Sans"/>
      <w:i/>
      <w:iCs/>
      <w:sz w:val="24"/>
      <w:szCs w:val="24"/>
    </w:rPr>
  </w:style>
  <w:style w:type="paragraph" w:styleId="Index">
    <w:name w:val="Index"/>
    <w:basedOn w:val="Normal"/>
    <w:qFormat/>
    <w:pPr>
      <w:suppressLineNumbers/>
    </w:pPr>
    <w:rPr>
      <w:rFonts w:cs="DejaVu Sans"/>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tabs>
        <w:tab w:val="clear" w:pos="720"/>
        <w:tab w:val="center" w:pos="4320" w:leader="none"/>
        <w:tab w:val="right" w:pos="8640" w:leader="none"/>
      </w:tabs>
      <w:bidi w:val="0"/>
      <w:spacing w:lineRule="auto" w:line="240" w:before="0" w:after="0"/>
    </w:pPr>
    <w:rPr>
      <w:rFonts w:ascii="Calibri" w:hAnsi="Calibri" w:eastAsia="Calibri" w:cs="Arial"/>
    </w:rPr>
  </w:style>
  <w:style w:type="paragraph" w:styleId="Footer">
    <w:name w:val="footer"/>
    <w:basedOn w:val="Normal"/>
    <w:pPr>
      <w:tabs>
        <w:tab w:val="clear" w:pos="720"/>
        <w:tab w:val="center" w:pos="4320" w:leader="none"/>
        <w:tab w:val="right" w:pos="8640" w:leader="none"/>
      </w:tabs>
      <w:bidi w:val="0"/>
      <w:spacing w:lineRule="auto" w:line="240" w:before="0" w:after="0"/>
    </w:pPr>
    <w:rPr>
      <w:rFonts w:ascii="Calibri" w:hAnsi="Calibri" w:eastAsia="Calibri" w:cs="Arial"/>
    </w:rPr>
  </w:style>
  <w:style w:type="paragraph" w:styleId="BalloonText">
    <w:name w:val="Balloon Text"/>
    <w:basedOn w:val="Normal"/>
    <w:qFormat/>
    <w:pPr>
      <w:spacing w:lineRule="auto" w:line="240" w:before="0" w:after="0"/>
      <w:ind w:hanging="0" w:start="0" w:end="0"/>
      <w:jc w:val="start"/>
    </w:pPr>
    <w:rPr>
      <w:rFonts w:ascii="Segoe UI" w:hAnsi="Segoe UI" w:cs="Segoe UI"/>
      <w:sz w:val="18"/>
      <w:szCs w:val="1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658</TotalTime>
  <Application>LibreOffice/26.2.4.2$Linux_X86_64 LibreOffice_project/620$Build-2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2022-05-10T09:34:00Z</dcterms:created>
  <dc:creator>Admin</dc:creator>
  <dc:description/>
  <cp:keywords/>
  <dc:language>en-US</dc:language>
  <cp:lastModifiedBy>acer</cp:lastModifiedBy>
  <cp:lastPrinted>2022-05-10T09:32:00Z</cp:lastPrinted>
  <dcterms:modified xsi:type="dcterms:W3CDTF">2026-08-05T22:22:00Z</dcterms:modified>
  <cp:revision>61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axCatchAll">
    <vt:lpwstr/>
  </property>
  <property fmtid="{D5CDD505-2E9C-101B-9397-08002B2CF9AE}" pid="3" name="lcf76f155ced4ddcb4097134ff3c332f">
    <vt:lpwstr/>
  </property>
</Properties>
</file>
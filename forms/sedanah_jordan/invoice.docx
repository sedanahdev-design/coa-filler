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rFonts w:ascii="Century Gothic" w:hAnsi="Century Gothic" w:cs="Century Gothic"/>
          <w:b/>
          <w:bCs/>
          <w:sz w:val="24"/>
          <w:szCs w:val="24"/>
          <w:u w:val="single"/>
        </w:rPr>
      </w:pPr>
      <w:r>
        <w:rPr>
          <w:rFonts w:cs="Century Gothic" w:ascii="Century Gothic" w:hAnsi="Century Gothic"/>
          <w:b/>
          <w:bCs/>
          <w:sz w:val="40"/>
          <w:szCs w:val="40"/>
          <w:u w:val="single"/>
        </w:rPr>
        <w:t>INVOICE</w:t>
      </w:r>
    </w:p>
    <w:tbl>
      <w:tblPr>
        <w:tblpPr w:vertAnchor="text" w:horzAnchor="margin" w:rightFromText="180" w:tblpX="5" w:tblpY="295"/>
        <w:tblW w:w="4928" w:type="dxa"/>
        <w:jc w:val="start"/>
        <w:tblInd w:w="108" w:type="dxa"/>
        <w:tblLayout w:type="fixed"/>
        <w:tblCellMar>
          <w:top w:w="0" w:type="dxa"/>
          <w:start w:w="108" w:type="dxa"/>
          <w:bottom w:w="0" w:type="dxa"/>
          <w:end w:w="108" w:type="dxa"/>
        </w:tblCellMar>
      </w:tblPr>
      <w:tblGrid>
        <w:gridCol w:w="4928"/>
      </w:tblGrid>
      <w:tr>
        <w:trPr>
          <w:trHeight w:val="1166" w:hRule="atLeast"/>
        </w:trPr>
        <w:tc>
          <w:tcPr>
            <w:tcW w:w="4928" w:type="dxa"/>
            <w:tcBorders>
              <w:top w:val="single" w:sz="4" w:space="0" w:color="000000"/>
              <w:start w:val="single" w:sz="4" w:space="0" w:color="000000"/>
              <w:bottom w:val="single" w:sz="4" w:space="0" w:color="000000"/>
              <w:end w:val="single" w:sz="4" w:space="0" w:color="000000"/>
            </w:tcBorders>
          </w:tcPr>
          <w:p>
            <w:pPr>
              <w:pStyle w:val="Normal"/>
              <w:spacing w:before="0" w:after="0"/>
              <w:rPr>
                <w:rFonts w:cs="Calibri"/>
                <w:b/>
                <w:bCs/>
                <w:sz w:val="20"/>
                <w:szCs w:val="20"/>
                <w:u w:val="single"/>
              </w:rPr>
            </w:pPr>
            <w:r>
              <w:rPr>
                <w:rFonts w:cs="Calibri"/>
                <w:b/>
                <w:bCs/>
                <w:sz w:val="20"/>
                <w:szCs w:val="20"/>
                <w:u w:val="single"/>
              </w:rPr>
              <w:t>From:</w:t>
            </w:r>
          </w:p>
          <w:p>
            <w:pPr>
              <w:pStyle w:val="Normal"/>
              <w:spacing w:before="0" w:after="0"/>
              <w:rPr>
                <w:rFonts w:cs="Calibri"/>
                <w:b/>
                <w:bCs/>
                <w:sz w:val="20"/>
                <w:szCs w:val="20"/>
              </w:rPr>
            </w:pPr>
            <w:r>
              <w:rPr>
                <w:rFonts w:cs="Calibri"/>
                <w:b/>
                <w:bCs/>
                <w:sz w:val="20"/>
                <w:szCs w:val="20"/>
              </w:rPr>
              <w:t>M/S AL SEDANAH JORDAN TRADING LLC.</w:t>
            </w:r>
          </w:p>
          <w:p>
            <w:pPr>
              <w:pStyle w:val="Normal"/>
              <w:spacing w:before="0" w:after="0"/>
              <w:rPr>
                <w:rFonts w:cs="Calibri"/>
                <w:b/>
                <w:bCs/>
                <w:sz w:val="20"/>
                <w:szCs w:val="20"/>
              </w:rPr>
            </w:pPr>
            <w:r>
              <w:rPr>
                <w:rFonts w:cs="Calibri"/>
                <w:b/>
                <w:bCs/>
                <w:sz w:val="20"/>
                <w:szCs w:val="20"/>
              </w:rPr>
              <w:t>CHEMICAL &amp; PHARMACEUTICAL RAW</w:t>
            </w:r>
          </w:p>
          <w:p>
            <w:pPr>
              <w:pStyle w:val="Normal"/>
              <w:spacing w:before="0" w:after="0"/>
              <w:rPr>
                <w:rFonts w:cs="Calibri"/>
                <w:b/>
                <w:bCs/>
                <w:sz w:val="20"/>
                <w:szCs w:val="20"/>
              </w:rPr>
            </w:pPr>
            <w:r>
              <w:rPr>
                <w:rFonts w:cs="Calibri"/>
                <w:b/>
                <w:bCs/>
                <w:sz w:val="20"/>
                <w:szCs w:val="20"/>
              </w:rPr>
              <w:t>MATERIALS</w:t>
            </w:r>
          </w:p>
          <w:p>
            <w:pPr>
              <w:pStyle w:val="Normal"/>
              <w:spacing w:before="0" w:after="0"/>
              <w:rPr>
                <w:rFonts w:cs="Calibri"/>
                <w:b/>
                <w:bCs/>
                <w:sz w:val="20"/>
                <w:szCs w:val="20"/>
              </w:rPr>
            </w:pPr>
            <w:r>
              <w:rPr>
                <w:rFonts w:cs="Calibri"/>
                <w:b/>
                <w:bCs/>
                <w:sz w:val="20"/>
                <w:szCs w:val="20"/>
              </w:rPr>
              <w:t>JORDAN AMMAN- ISKAN ABU NUSAIR – AL SALAM BUILDING BLOCK - SECOND FLOOR</w:t>
            </w:r>
          </w:p>
        </w:tc>
      </w:tr>
    </w:tbl>
    <w:p>
      <w:pPr>
        <w:pStyle w:val="Normal"/>
        <w:spacing w:before="0" w:after="0"/>
        <w:rPr>
          <w:sz w:val="28"/>
          <w:szCs w:val="28"/>
        </w:rPr>
      </w:pPr>
      <w:r>
        <w:rPr>
          <w:sz w:val="28"/>
          <w:szCs w:val="28"/>
        </w:rPr>
        <w:t xml:space="preserve">                                                                </w:t>
      </w:r>
      <w:r>
        <mc:AlternateContent>
          <mc:Choice Requires="wps">
            <w:drawing>
              <wp:anchor distT="0" distB="0" distL="114935" distR="114935" simplePos="0" relativeHeight="4" behindDoc="0" locked="0" layoutInCell="1" allowOverlap="1">
                <wp:simplePos x="0" y="0"/>
                <wp:positionH relativeFrom="column">
                  <wp:posOffset>855980</wp:posOffset>
                </wp:positionH>
                <wp:positionV relativeFrom="paragraph">
                  <wp:posOffset>48260</wp:posOffset>
                </wp:positionV>
                <wp:extent cx="2439035" cy="419100"/>
                <wp:effectExtent l="0" t="0" r="0" b="0"/>
                <wp:wrapNone/>
                <wp:docPr id="1" name="Frame2"/>
                <a:graphic xmlns:a="http://schemas.openxmlformats.org/drawingml/2006/main">
                  <a:graphicData uri="http://schemas.microsoft.com/office/word/2010/wordprocessingShape">
                    <wps:wsp>
                      <wps:cNvSpPr txBox="1"/>
                      <wps:spPr>
                        <a:xfrm>
                          <a:off x="0" y="0"/>
                          <a:ext cx="2439035" cy="419100"/>
                        </a:xfrm>
                        <a:prstGeom prst="rect"/>
                        <a:solidFill>
                          <a:srgbClr val="FFFFFF">
                            <a:alpha val="0"/>
                          </a:srgbClr>
                        </a:solidFill>
                      </wps:spPr>
                      <wps:txbx>
                        <w:txbxContent>
                          <w:p>
                            <w:pPr>
                              <w:pStyle w:val="Normal"/>
                              <w:spacing w:lineRule="auto" w:line="240" w:before="0" w:after="0"/>
                              <w:rPr>
                                <w:sz w:val="20"/>
                                <w:szCs w:val="20"/>
                              </w:rPr>
                            </w:pPr>
                            <w:bookmarkStart w:id="0" w:name="_Hlk97109890"/>
                            <w:r>
                              <w:rPr>
                                <w:b/>
                                <w:bCs/>
                                <w:sz w:val="20"/>
                                <w:szCs w:val="20"/>
                              </w:rPr>
                              <w:t>INV No</w:t>
                            </w:r>
                            <w:r>
                              <w:rPr>
                                <w:sz w:val="20"/>
                                <w:szCs w:val="20"/>
                              </w:rPr>
                              <w:t xml:space="preserve">.: </w:t>
                            </w:r>
                            <w:bookmarkStart w:id="1" w:name="_Hlk97109912"/>
                            <w:r>
                              <w:rPr>
                                <w:sz w:val="20"/>
                                <w:szCs w:val="20"/>
                              </w:rPr>
                              <w:t>EXP/3305/3306/25-26</w:t>
                            </w:r>
                          </w:p>
                          <w:p>
                            <w:pPr>
                              <w:pStyle w:val="Normal"/>
                              <w:spacing w:lineRule="auto" w:line="240" w:before="0" w:after="0"/>
                              <w:rPr>
                                <w:sz w:val="20"/>
                                <w:szCs w:val="20"/>
                              </w:rPr>
                            </w:pPr>
                            <w:bookmarkEnd w:id="1"/>
                            <w:r>
                              <w:rPr>
                                <w:b/>
                                <w:bCs/>
                                <w:sz w:val="20"/>
                                <w:szCs w:val="20"/>
                              </w:rPr>
                              <w:t>Dated:</w:t>
                            </w:r>
                            <w:r>
                              <w:rPr>
                                <w:sz w:val="20"/>
                                <w:szCs w:val="20"/>
                              </w:rPr>
                              <w:t xml:space="preserve">    25/02/2026</w:t>
                            </w:r>
                          </w:p>
                          <w:p>
                            <w:pPr>
                              <w:pStyle w:val="Normal"/>
                              <w:spacing w:lineRule="auto" w:line="240" w:before="0" w:after="0"/>
                              <w:rPr>
                                <w:sz w:val="20"/>
                                <w:szCs w:val="20"/>
                              </w:rPr>
                            </w:pPr>
                            <w:r>
                              <w:rPr>
                                <w:sz w:val="20"/>
                                <w:szCs w:val="20"/>
                              </w:rPr>
                            </w:r>
                            <w:bookmarkEnd w:id="0"/>
                          </w:p>
                          <w:p>
                            <w:pPr>
                              <w:pStyle w:val="Normal"/>
                              <w:spacing w:lineRule="auto" w:line="240" w:before="0" w:after="0"/>
                              <w:rPr/>
                            </w:pPr>
                            <w:r>
                              <w:rPr/>
                            </w:r>
                          </w:p>
                        </w:txbxContent>
                      </wps:txbx>
                      <wps:bodyPr anchor="t" lIns="92075" tIns="46355" rIns="92075" bIns="46355">
                        <a:noAutofit/>
                      </wps:bodyPr>
                    </wps:wsp>
                  </a:graphicData>
                </a:graphic>
              </wp:anchor>
            </w:drawing>
          </mc:Choice>
          <mc:Fallback>
            <w:pict>
              <v:rect fillcolor="#FFFFFF" style="position:absolute;rotation:-0;width:192.05pt;height:33pt;mso-wrap-distance-left:9.05pt;mso-wrap-distance-right:9.05pt;mso-wrap-distance-top:0pt;mso-wrap-distance-bottom:0pt;margin-top:3.8pt;mso-position-vertical-relative:text;margin-left:67.4pt;mso-position-horizontal-relative:text">
                <v:fill opacity="0f"/>
                <v:textbox inset="0.100694444444444in,0.0506944444444444in,0.100694444444444in,0.0506944444444444in">
                  <w:txbxContent>
                    <w:p>
                      <w:pPr>
                        <w:pStyle w:val="Normal"/>
                        <w:spacing w:lineRule="auto" w:line="240" w:before="0" w:after="0"/>
                        <w:rPr>
                          <w:sz w:val="20"/>
                          <w:szCs w:val="20"/>
                        </w:rPr>
                      </w:pPr>
                      <w:bookmarkStart w:id="2" w:name="_Hlk97109890"/>
                      <w:r>
                        <w:rPr>
                          <w:b/>
                          <w:bCs/>
                          <w:sz w:val="20"/>
                          <w:szCs w:val="20"/>
                        </w:rPr>
                        <w:t>INV No</w:t>
                      </w:r>
                      <w:r>
                        <w:rPr>
                          <w:sz w:val="20"/>
                          <w:szCs w:val="20"/>
                        </w:rPr>
                        <w:t xml:space="preserve">.: </w:t>
                      </w:r>
                      <w:bookmarkStart w:id="3" w:name="_Hlk97109912"/>
                      <w:r>
                        <w:rPr>
                          <w:sz w:val="20"/>
                          <w:szCs w:val="20"/>
                        </w:rPr>
                        <w:t>EXP/3305/3306/25-26</w:t>
                      </w:r>
                    </w:p>
                    <w:p>
                      <w:pPr>
                        <w:pStyle w:val="Normal"/>
                        <w:spacing w:lineRule="auto" w:line="240" w:before="0" w:after="0"/>
                        <w:rPr>
                          <w:sz w:val="20"/>
                          <w:szCs w:val="20"/>
                        </w:rPr>
                      </w:pPr>
                      <w:bookmarkEnd w:id="3"/>
                      <w:r>
                        <w:rPr>
                          <w:b/>
                          <w:bCs/>
                          <w:sz w:val="20"/>
                          <w:szCs w:val="20"/>
                        </w:rPr>
                        <w:t>Dated:</w:t>
                      </w:r>
                      <w:r>
                        <w:rPr>
                          <w:sz w:val="20"/>
                          <w:szCs w:val="20"/>
                        </w:rPr>
                        <w:t xml:space="preserve">    25/02/2026</w:t>
                      </w:r>
                    </w:p>
                    <w:p>
                      <w:pPr>
                        <w:pStyle w:val="Normal"/>
                        <w:spacing w:lineRule="auto" w:line="240" w:before="0" w:after="0"/>
                        <w:rPr>
                          <w:sz w:val="20"/>
                          <w:szCs w:val="20"/>
                        </w:rPr>
                      </w:pPr>
                      <w:r>
                        <w:rPr>
                          <w:sz w:val="20"/>
                          <w:szCs w:val="20"/>
                        </w:rPr>
                      </w:r>
                      <w:bookmarkEnd w:id="2"/>
                    </w:p>
                    <w:p>
                      <w:pPr>
                        <w:pStyle w:val="Normal"/>
                        <w:spacing w:lineRule="auto" w:line="240" w:before="0" w:after="0"/>
                        <w:rPr/>
                      </w:pPr>
                      <w:r>
                        <w:rPr/>
                      </w:r>
                    </w:p>
                  </w:txbxContent>
                </v:textbox>
                <w10:wrap type="none"/>
              </v:rect>
            </w:pict>
          </mc:Fallback>
        </mc:AlternateContent>
      </w:r>
    </w:p>
    <w:p>
      <w:pPr>
        <w:pStyle w:val="Normal"/>
        <w:spacing w:before="0" w:after="0"/>
        <w:rPr>
          <w:sz w:val="28"/>
          <w:szCs w:val="28"/>
          <w:lang w:val="en-US" w:eastAsia="en-US"/>
        </w:rPr>
      </w:pPr>
      <w:r>
        <w:rPr>
          <w:sz w:val="28"/>
          <w:szCs w:val="28"/>
          <w:lang w:val="en-US" w:eastAsia="en-US"/>
        </w:rPr>
      </w:r>
      <w:r>
        <mc:AlternateContent>
          <mc:Choice Requires="wps">
            <w:drawing>
              <wp:anchor distT="0" distB="0" distL="114935" distR="114935" simplePos="0" relativeHeight="3" behindDoc="0" locked="0" layoutInCell="1" allowOverlap="1">
                <wp:simplePos x="0" y="0"/>
                <wp:positionH relativeFrom="column">
                  <wp:posOffset>932180</wp:posOffset>
                </wp:positionH>
                <wp:positionV relativeFrom="paragraph">
                  <wp:posOffset>137160</wp:posOffset>
                </wp:positionV>
                <wp:extent cx="2804795" cy="1026795"/>
                <wp:effectExtent l="0" t="0" r="0" b="0"/>
                <wp:wrapNone/>
                <wp:docPr id="2" name="Frame3"/>
                <a:graphic xmlns:a="http://schemas.openxmlformats.org/drawingml/2006/main">
                  <a:graphicData uri="http://schemas.microsoft.com/office/word/2010/wordprocessingShape">
                    <wps:wsp>
                      <wps:cNvSpPr txBox="1"/>
                      <wps:spPr>
                        <a:xfrm>
                          <a:off x="0" y="0"/>
                          <a:ext cx="2804795" cy="1026795"/>
                        </a:xfrm>
                        <a:prstGeom prst="rect"/>
                        <a:solidFill>
                          <a:srgbClr val="FFFFFF"/>
                        </a:solidFill>
                        <a:ln w="9525">
                          <a:solidFill>
                            <a:srgbClr val="000000"/>
                          </a:solidFill>
                        </a:ln>
                      </wps:spPr>
                      <wps:txbx>
                        <w:txbxContent>
                          <w:p>
                            <w:pPr>
                              <w:pStyle w:val="Normal"/>
                              <w:spacing w:before="0" w:after="0"/>
                              <w:rPr>
                                <w:rFonts w:cs="Calibri"/>
                                <w:b/>
                                <w:bCs/>
                                <w:sz w:val="20"/>
                                <w:szCs w:val="20"/>
                                <w:u w:val="single"/>
                              </w:rPr>
                            </w:pPr>
                            <w:r>
                              <w:rPr>
                                <w:rFonts w:cs="Calibri"/>
                                <w:b/>
                                <w:bCs/>
                                <w:sz w:val="20"/>
                                <w:szCs w:val="20"/>
                                <w:u w:val="single"/>
                              </w:rPr>
                              <w:t>To:</w:t>
                            </w:r>
                          </w:p>
                          <w:p>
                            <w:pPr>
                              <w:pStyle w:val="Normal"/>
                              <w:spacing w:lineRule="auto" w:line="240" w:before="0" w:after="0"/>
                              <w:rPr>
                                <w:b/>
                                <w:bCs/>
                                <w:sz w:val="20"/>
                                <w:szCs w:val="20"/>
                              </w:rPr>
                            </w:pPr>
                            <w:r>
                              <w:rPr>
                                <w:b/>
                                <w:bCs/>
                                <w:sz w:val="20"/>
                                <w:szCs w:val="20"/>
                              </w:rPr>
                              <w:t>MEDICAL UNION PHARMACEUTICALS</w:t>
                            </w:r>
                          </w:p>
                          <w:p>
                            <w:pPr>
                              <w:pStyle w:val="Normal"/>
                              <w:spacing w:lineRule="auto" w:line="240" w:before="0" w:after="0"/>
                              <w:rPr>
                                <w:b/>
                                <w:bCs/>
                                <w:sz w:val="20"/>
                                <w:szCs w:val="20"/>
                              </w:rPr>
                            </w:pPr>
                            <w:r>
                              <w:rPr>
                                <w:b/>
                                <w:bCs/>
                                <w:sz w:val="20"/>
                                <w:szCs w:val="20"/>
                              </w:rPr>
                              <w:t xml:space="preserve">36 DR.MOHAMED HASSAN EL GAMAL ST., </w:t>
                            </w:r>
                          </w:p>
                          <w:p>
                            <w:pPr>
                              <w:pStyle w:val="Normal"/>
                              <w:spacing w:lineRule="auto" w:line="240" w:before="0" w:after="0"/>
                              <w:rPr>
                                <w:b/>
                                <w:bCs/>
                                <w:sz w:val="20"/>
                                <w:szCs w:val="20"/>
                              </w:rPr>
                            </w:pPr>
                            <w:r>
                              <w:rPr>
                                <w:b/>
                                <w:bCs/>
                                <w:sz w:val="20"/>
                                <w:szCs w:val="20"/>
                              </w:rPr>
                              <w:t>6TH  DISTRICT- NASR CITY – CAIRO – EGYPT</w:t>
                            </w:r>
                          </w:p>
                        </w:txbxContent>
                      </wps:txbx>
                      <wps:bodyPr anchor="t" lIns="91440" tIns="45720" rIns="91440" bIns="45720">
                        <a:noAutofit/>
                      </wps:bodyPr>
                    </wps:wsp>
                  </a:graphicData>
                </a:graphic>
              </wp:anchor>
            </w:drawing>
          </mc:Choice>
          <mc:Fallback>
            <w:pict>
              <v:rect fillcolor="#FFFFFF" strokecolor="#000000" strokeweight="0pt" style="position:absolute;rotation:-0;width:220.85pt;height:80.85pt;mso-wrap-distance-left:9.05pt;mso-wrap-distance-right:9.05pt;mso-wrap-distance-top:0pt;mso-wrap-distance-bottom:0pt;margin-top:10.8pt;mso-position-vertical-relative:text;margin-left:73.4pt;mso-position-horizontal-relative:text">
                <v:textbox>
                  <w:txbxContent>
                    <w:p>
                      <w:pPr>
                        <w:pStyle w:val="Normal"/>
                        <w:spacing w:before="0" w:after="0"/>
                        <w:rPr>
                          <w:rFonts w:cs="Calibri"/>
                          <w:b/>
                          <w:bCs/>
                          <w:sz w:val="20"/>
                          <w:szCs w:val="20"/>
                          <w:u w:val="single"/>
                        </w:rPr>
                      </w:pPr>
                      <w:r>
                        <w:rPr>
                          <w:rFonts w:cs="Calibri"/>
                          <w:b/>
                          <w:bCs/>
                          <w:sz w:val="20"/>
                          <w:szCs w:val="20"/>
                          <w:u w:val="single"/>
                        </w:rPr>
                        <w:t>To:</w:t>
                      </w:r>
                    </w:p>
                    <w:p>
                      <w:pPr>
                        <w:pStyle w:val="Normal"/>
                        <w:spacing w:lineRule="auto" w:line="240" w:before="0" w:after="0"/>
                        <w:rPr>
                          <w:b/>
                          <w:bCs/>
                          <w:sz w:val="20"/>
                          <w:szCs w:val="20"/>
                        </w:rPr>
                      </w:pPr>
                      <w:r>
                        <w:rPr>
                          <w:b/>
                          <w:bCs/>
                          <w:sz w:val="20"/>
                          <w:szCs w:val="20"/>
                        </w:rPr>
                        <w:t>MEDICAL UNION PHARMACEUTICALS</w:t>
                      </w:r>
                    </w:p>
                    <w:p>
                      <w:pPr>
                        <w:pStyle w:val="Normal"/>
                        <w:spacing w:lineRule="auto" w:line="240" w:before="0" w:after="0"/>
                        <w:rPr>
                          <w:b/>
                          <w:bCs/>
                          <w:sz w:val="20"/>
                          <w:szCs w:val="20"/>
                        </w:rPr>
                      </w:pPr>
                      <w:r>
                        <w:rPr>
                          <w:b/>
                          <w:bCs/>
                          <w:sz w:val="20"/>
                          <w:szCs w:val="20"/>
                        </w:rPr>
                        <w:t xml:space="preserve">36 DR.MOHAMED HASSAN EL GAMAL ST., </w:t>
                      </w:r>
                    </w:p>
                    <w:p>
                      <w:pPr>
                        <w:pStyle w:val="Normal"/>
                        <w:spacing w:lineRule="auto" w:line="240" w:before="0" w:after="0"/>
                        <w:rPr>
                          <w:b/>
                          <w:bCs/>
                          <w:sz w:val="20"/>
                          <w:szCs w:val="20"/>
                        </w:rPr>
                      </w:pPr>
                      <w:r>
                        <w:rPr>
                          <w:b/>
                          <w:bCs/>
                          <w:sz w:val="20"/>
                          <w:szCs w:val="20"/>
                        </w:rPr>
                        <w:t>6TH  DISTRICT- NASR CITY – CAIRO – EGYPT</w:t>
                      </w:r>
                    </w:p>
                  </w:txbxContent>
                </v:textbox>
                <w10:wrap type="none"/>
              </v:rect>
            </w:pict>
          </mc:Fallback>
        </mc:AlternateContent>
      </w:r>
    </w:p>
    <w:p>
      <w:pPr>
        <w:pStyle w:val="Normal"/>
        <w:spacing w:before="0" w:after="0"/>
        <w:rPr>
          <w:sz w:val="28"/>
          <w:szCs w:val="28"/>
        </w:rPr>
      </w:pPr>
      <w:r>
        <w:rPr>
          <w:sz w:val="28"/>
          <w:szCs w:val="28"/>
        </w:rPr>
      </w:r>
    </w:p>
    <w:p>
      <w:pPr>
        <w:pStyle w:val="Normal"/>
        <w:spacing w:before="0" w:after="0"/>
        <w:rPr>
          <w:sz w:val="28"/>
          <w:szCs w:val="28"/>
        </w:rPr>
      </w:pPr>
      <w:r>
        <w:rPr>
          <w:sz w:val="28"/>
          <w:szCs w:val="28"/>
        </w:rPr>
      </w:r>
    </w:p>
    <w:p>
      <w:pPr>
        <w:pStyle w:val="Normal"/>
        <w:spacing w:before="0" w:after="0"/>
        <w:rPr>
          <w:sz w:val="28"/>
          <w:szCs w:val="28"/>
        </w:rPr>
      </w:pPr>
      <w:r>
        <w:rPr>
          <w:sz w:val="28"/>
          <w:szCs w:val="28"/>
        </w:rPr>
      </w:r>
    </w:p>
    <w:p>
      <w:pPr>
        <w:pStyle w:val="Normal"/>
        <w:spacing w:before="0" w:after="0"/>
        <w:rPr>
          <w:vanish/>
          <w:sz w:val="28"/>
          <w:szCs w:val="28"/>
        </w:rPr>
      </w:pPr>
      <w:r>
        <w:rPr>
          <w:vanish/>
          <w:sz w:val="28"/>
          <w:szCs w:val="28"/>
        </w:rPr>
      </w:r>
    </w:p>
    <w:p>
      <w:pPr>
        <w:pStyle w:val="Normal"/>
        <w:spacing w:before="0" w:after="0"/>
        <w:rPr>
          <w:vanish/>
          <w:sz w:val="20"/>
          <w:szCs w:val="20"/>
          <w:lang w:bidi="ar-AE"/>
        </w:rPr>
      </w:pPr>
      <w:r>
        <w:rPr>
          <w:vanish/>
          <w:sz w:val="20"/>
          <w:szCs w:val="20"/>
          <w:lang w:bidi="ar-AE"/>
        </w:rPr>
      </w:r>
    </w:p>
    <w:tbl>
      <w:tblPr>
        <w:tblW w:w="11016" w:type="dxa"/>
        <w:jc w:val="start"/>
        <w:tblInd w:w="0" w:type="dxa"/>
        <w:tblLayout w:type="fixed"/>
        <w:tblCellMar>
          <w:top w:w="0" w:type="dxa"/>
          <w:start w:w="108" w:type="dxa"/>
          <w:bottom w:w="0" w:type="dxa"/>
          <w:end w:w="108" w:type="dxa"/>
        </w:tblCellMar>
      </w:tblPr>
      <w:tblGrid>
        <w:gridCol w:w="468"/>
        <w:gridCol w:w="2250"/>
        <w:gridCol w:w="3870"/>
        <w:gridCol w:w="1350"/>
        <w:gridCol w:w="1519"/>
        <w:gridCol w:w="1559"/>
      </w:tblGrid>
      <w:tr>
        <w:trPr>
          <w:trHeight w:val="143" w:hRule="atLeast"/>
        </w:trPr>
        <w:tc>
          <w:tcPr>
            <w:tcW w:w="2718" w:type="dxa"/>
            <w:gridSpan w:val="2"/>
            <w:tcBorders>
              <w:top w:val="single" w:sz="4" w:space="0" w:color="000000"/>
              <w:start w:val="single" w:sz="4" w:space="0" w:color="000000"/>
              <w:end w:val="single" w:sz="4" w:space="0" w:color="000000"/>
            </w:tcBorders>
          </w:tcPr>
          <w:p>
            <w:pPr>
              <w:pStyle w:val="Normal"/>
              <w:spacing w:before="0" w:after="0"/>
              <w:rPr>
                <w:b/>
                <w:bCs/>
                <w:sz w:val="20"/>
                <w:szCs w:val="20"/>
              </w:rPr>
            </w:pPr>
            <w:r>
              <w:rPr>
                <w:b/>
                <w:bCs/>
                <w:sz w:val="20"/>
                <w:szCs w:val="20"/>
              </w:rPr>
              <w:t>Carriage by</w:t>
            </w:r>
          </w:p>
        </w:tc>
        <w:tc>
          <w:tcPr>
            <w:tcW w:w="3870" w:type="dxa"/>
            <w:tcBorders>
              <w:top w:val="single" w:sz="4" w:space="0" w:color="000000"/>
              <w:start w:val="single" w:sz="4" w:space="0" w:color="000000"/>
              <w:end w:val="single" w:sz="4" w:space="0" w:color="000000"/>
            </w:tcBorders>
          </w:tcPr>
          <w:p>
            <w:pPr>
              <w:pStyle w:val="Normal"/>
              <w:spacing w:before="0" w:after="0"/>
              <w:rPr/>
            </w:pPr>
            <w:r>
              <w:rPr>
                <w:b/>
                <w:bCs/>
                <w:sz w:val="20"/>
                <w:szCs w:val="20"/>
              </w:rPr>
              <w:t>Port of Loading</w:t>
            </w:r>
          </w:p>
        </w:tc>
        <w:tc>
          <w:tcPr>
            <w:tcW w:w="4428" w:type="dxa"/>
            <w:gridSpan w:val="3"/>
            <w:vMerge w:val="restart"/>
            <w:tcBorders>
              <w:top w:val="single" w:sz="4" w:space="0" w:color="000000"/>
              <w:start w:val="single" w:sz="4" w:space="0" w:color="000000"/>
              <w:bottom w:val="single" w:sz="4" w:space="0" w:color="000000"/>
              <w:end w:val="single" w:sz="4" w:space="0" w:color="000000"/>
            </w:tcBorders>
          </w:tcPr>
          <w:p>
            <w:pPr>
              <w:pStyle w:val="Normal"/>
              <w:spacing w:before="0" w:after="0"/>
              <w:rPr>
                <w:rFonts w:cs="Calibri"/>
                <w:b/>
                <w:bCs/>
                <w:sz w:val="20"/>
                <w:szCs w:val="20"/>
                <w:u w:val="single"/>
              </w:rPr>
            </w:pPr>
            <w:r>
              <w:rPr>
                <w:rFonts w:cs="Calibri"/>
                <w:b/>
                <w:bCs/>
                <w:sz w:val="20"/>
                <w:szCs w:val="20"/>
                <w:u w:val="single"/>
              </w:rPr>
              <w:t>Notify Party:</w:t>
            </w:r>
          </w:p>
          <w:p>
            <w:pPr>
              <w:pStyle w:val="Normal"/>
              <w:spacing w:lineRule="auto" w:line="240" w:before="0" w:after="0"/>
              <w:rPr>
                <w:b/>
                <w:bCs/>
                <w:sz w:val="20"/>
                <w:szCs w:val="20"/>
              </w:rPr>
            </w:pPr>
            <w:r>
              <w:rPr>
                <w:b/>
                <w:bCs/>
                <w:sz w:val="20"/>
                <w:szCs w:val="20"/>
              </w:rPr>
              <w:t>MEDICAL UNION PHARMACEUTICALS</w:t>
            </w:r>
          </w:p>
          <w:p>
            <w:pPr>
              <w:pStyle w:val="Normal"/>
              <w:spacing w:lineRule="auto" w:line="240" w:before="0" w:after="0"/>
              <w:rPr>
                <w:b/>
                <w:bCs/>
                <w:sz w:val="20"/>
                <w:szCs w:val="20"/>
              </w:rPr>
            </w:pPr>
            <w:r>
              <w:rPr>
                <w:b/>
                <w:bCs/>
                <w:sz w:val="20"/>
                <w:szCs w:val="20"/>
              </w:rPr>
              <w:t xml:space="preserve">36 DR.MOHAMED HASSAN EL GAMAL ST., </w:t>
            </w:r>
          </w:p>
          <w:p>
            <w:pPr>
              <w:pStyle w:val="Normal"/>
              <w:spacing w:lineRule="auto" w:line="240" w:before="0" w:after="0"/>
              <w:rPr>
                <w:b/>
                <w:bCs/>
                <w:sz w:val="20"/>
                <w:szCs w:val="20"/>
              </w:rPr>
            </w:pPr>
            <w:r>
              <w:rPr>
                <w:b/>
                <w:bCs/>
                <w:sz w:val="20"/>
                <w:szCs w:val="20"/>
              </w:rPr>
              <w:t>6TH  DISTRICT- NASR CITY – CAIRO – EGYPT</w:t>
            </w:r>
          </w:p>
        </w:tc>
      </w:tr>
      <w:tr>
        <w:trPr>
          <w:trHeight w:val="256" w:hRule="atLeast"/>
        </w:trPr>
        <w:tc>
          <w:tcPr>
            <w:tcW w:w="2718" w:type="dxa"/>
            <w:gridSpan w:val="2"/>
            <w:tcBorders>
              <w:start w:val="single" w:sz="4" w:space="0" w:color="000000"/>
              <w:bottom w:val="single" w:sz="4" w:space="0" w:color="000000"/>
              <w:end w:val="single" w:sz="4" w:space="0" w:color="000000"/>
            </w:tcBorders>
          </w:tcPr>
          <w:p>
            <w:pPr>
              <w:pStyle w:val="Normal"/>
              <w:spacing w:before="0" w:after="0"/>
              <w:jc w:val="center"/>
              <w:rPr>
                <w:sz w:val="20"/>
                <w:szCs w:val="20"/>
              </w:rPr>
            </w:pPr>
            <w:r>
              <w:rPr>
                <w:sz w:val="20"/>
                <w:szCs w:val="20"/>
              </w:rPr>
              <w:t>SEA</w:t>
            </w:r>
            <w:r>
              <w:rPr>
                <w:rFonts w:hint="cs"/>
                <w:sz w:val="20"/>
                <w:szCs w:val="20"/>
              </w:rPr>
              <w:t xml:space="preserve"> </w:t>
            </w:r>
            <w:r>
              <w:rPr>
                <w:sz w:val="20"/>
                <w:szCs w:val="20"/>
              </w:rPr>
              <w:t>- ALEX</w:t>
            </w:r>
          </w:p>
        </w:tc>
        <w:tc>
          <w:tcPr>
            <w:tcW w:w="3870" w:type="dxa"/>
            <w:tcBorders>
              <w:start w:val="single" w:sz="4" w:space="0" w:color="000000"/>
              <w:bottom w:val="single" w:sz="4" w:space="0" w:color="000000"/>
              <w:end w:val="single" w:sz="4" w:space="0" w:color="000000"/>
            </w:tcBorders>
          </w:tcPr>
          <w:p>
            <w:pPr>
              <w:pStyle w:val="Normal"/>
              <w:spacing w:before="0" w:after="0"/>
              <w:jc w:val="center"/>
              <w:rPr>
                <w:sz w:val="20"/>
                <w:szCs w:val="20"/>
              </w:rPr>
            </w:pPr>
            <w:r>
              <w:rPr>
                <w:sz w:val="20"/>
                <w:szCs w:val="20"/>
              </w:rPr>
              <w:t>NHAVA SHEVA</w:t>
            </w:r>
          </w:p>
        </w:tc>
        <w:tc>
          <w:tcPr>
            <w:tcW w:w="4428" w:type="dxa"/>
            <w:gridSpan w:val="3"/>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0" w:after="0"/>
              <w:jc w:val="center"/>
              <w:rPr>
                <w:b/>
                <w:bCs/>
                <w:sz w:val="20"/>
                <w:szCs w:val="20"/>
              </w:rPr>
            </w:pPr>
            <w:r>
              <w:rPr>
                <w:b/>
                <w:bCs/>
                <w:sz w:val="20"/>
                <w:szCs w:val="20"/>
              </w:rPr>
            </w:r>
          </w:p>
        </w:tc>
      </w:tr>
      <w:tr>
        <w:trPr>
          <w:trHeight w:val="281" w:hRule="atLeast"/>
        </w:trPr>
        <w:tc>
          <w:tcPr>
            <w:tcW w:w="2718" w:type="dxa"/>
            <w:gridSpan w:val="2"/>
            <w:vMerge w:val="restart"/>
            <w:tcBorders>
              <w:top w:val="single" w:sz="4" w:space="0" w:color="000000"/>
              <w:start w:val="single" w:sz="4" w:space="0" w:color="000000"/>
              <w:bottom w:val="single" w:sz="4" w:space="0" w:color="000000"/>
              <w:end w:val="single" w:sz="4" w:space="0" w:color="000000"/>
            </w:tcBorders>
          </w:tcPr>
          <w:p>
            <w:pPr>
              <w:pStyle w:val="Normal"/>
              <w:spacing w:before="0" w:after="0"/>
              <w:rPr>
                <w:b/>
                <w:bCs/>
                <w:sz w:val="20"/>
                <w:szCs w:val="20"/>
              </w:rPr>
            </w:pPr>
            <w:r>
              <w:rPr>
                <w:b/>
                <w:bCs/>
                <w:sz w:val="20"/>
                <w:szCs w:val="20"/>
              </w:rPr>
              <w:t>Port of Discharge</w:t>
            </w:r>
          </w:p>
          <w:p>
            <w:pPr>
              <w:pStyle w:val="Normal"/>
              <w:spacing w:before="0" w:after="0"/>
              <w:jc w:val="center"/>
              <w:rPr>
                <w:b/>
                <w:bCs/>
                <w:sz w:val="20"/>
                <w:szCs w:val="20"/>
              </w:rPr>
            </w:pPr>
            <w:r>
              <w:rPr>
                <w:sz w:val="20"/>
                <w:szCs w:val="20"/>
              </w:rPr>
              <w:t>ALEX</w:t>
            </w:r>
          </w:p>
        </w:tc>
        <w:tc>
          <w:tcPr>
            <w:tcW w:w="3870" w:type="dxa"/>
            <w:vMerge w:val="restart"/>
            <w:tcBorders>
              <w:top w:val="single" w:sz="4" w:space="0" w:color="000000"/>
              <w:start w:val="single" w:sz="4" w:space="0" w:color="000000"/>
              <w:bottom w:val="single" w:sz="4" w:space="0" w:color="000000"/>
              <w:end w:val="single" w:sz="4" w:space="0" w:color="000000"/>
            </w:tcBorders>
          </w:tcPr>
          <w:p>
            <w:pPr>
              <w:pStyle w:val="Normal"/>
              <w:spacing w:before="0" w:after="0"/>
              <w:rPr>
                <w:b/>
                <w:bCs/>
                <w:sz w:val="20"/>
                <w:szCs w:val="20"/>
              </w:rPr>
            </w:pPr>
            <w:r>
              <w:rPr>
                <w:b/>
                <w:bCs/>
                <w:sz w:val="20"/>
                <w:szCs w:val="20"/>
              </w:rPr>
              <w:t>Port of Final Destination</w:t>
            </w:r>
          </w:p>
          <w:p>
            <w:pPr>
              <w:pStyle w:val="Normal"/>
              <w:spacing w:before="0" w:after="0"/>
              <w:jc w:val="center"/>
              <w:rPr>
                <w:b/>
                <w:bCs/>
                <w:sz w:val="20"/>
                <w:szCs w:val="20"/>
              </w:rPr>
            </w:pPr>
            <w:r>
              <w:rPr>
                <w:sz w:val="20"/>
                <w:szCs w:val="20"/>
              </w:rPr>
              <w:t>ALEX</w:t>
            </w:r>
          </w:p>
        </w:tc>
        <w:tc>
          <w:tcPr>
            <w:tcW w:w="4428" w:type="dxa"/>
            <w:gridSpan w:val="3"/>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0" w:after="0"/>
              <w:jc w:val="center"/>
              <w:rPr>
                <w:b/>
                <w:bCs/>
                <w:sz w:val="20"/>
                <w:szCs w:val="20"/>
              </w:rPr>
            </w:pPr>
            <w:r>
              <w:rPr>
                <w:b/>
                <w:bCs/>
                <w:sz w:val="20"/>
                <w:szCs w:val="20"/>
              </w:rPr>
            </w:r>
          </w:p>
        </w:tc>
      </w:tr>
      <w:tr>
        <w:trPr>
          <w:trHeight w:val="281" w:hRule="atLeast"/>
        </w:trPr>
        <w:tc>
          <w:tcPr>
            <w:tcW w:w="2718" w:type="dxa"/>
            <w:gridSpan w:val="2"/>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0" w:after="0"/>
              <w:rPr>
                <w:b/>
                <w:bCs/>
                <w:sz w:val="20"/>
                <w:szCs w:val="20"/>
              </w:rPr>
            </w:pPr>
            <w:r>
              <w:rPr>
                <w:b/>
                <w:bCs/>
                <w:sz w:val="20"/>
                <w:szCs w:val="20"/>
              </w:rPr>
            </w:r>
          </w:p>
        </w:tc>
        <w:tc>
          <w:tcPr>
            <w:tcW w:w="3870" w:type="dxa"/>
            <w:vMerge w:val="continue"/>
            <w:tcBorders>
              <w:top w:val="single" w:sz="4" w:space="0" w:color="000000"/>
              <w:start w:val="single" w:sz="4" w:space="0" w:color="000000"/>
              <w:bottom w:val="single" w:sz="4" w:space="0" w:color="000000"/>
              <w:end w:val="single" w:sz="4" w:space="0" w:color="000000"/>
            </w:tcBorders>
          </w:tcPr>
          <w:p>
            <w:pPr>
              <w:pStyle w:val="Normal"/>
              <w:tabs>
                <w:tab w:val="clear" w:pos="720"/>
                <w:tab w:val="left" w:pos="1125" w:leader="none"/>
              </w:tabs>
              <w:snapToGrid w:val="false"/>
              <w:spacing w:before="0" w:after="0"/>
              <w:rPr>
                <w:sz w:val="20"/>
                <w:szCs w:val="20"/>
              </w:rPr>
            </w:pPr>
            <w:r>
              <w:rPr>
                <w:sz w:val="20"/>
                <w:szCs w:val="20"/>
              </w:rPr>
            </w:r>
          </w:p>
        </w:tc>
        <w:tc>
          <w:tcPr>
            <w:tcW w:w="4428" w:type="dxa"/>
            <w:gridSpan w:val="3"/>
            <w:vMerge w:val="restart"/>
            <w:tcBorders>
              <w:top w:val="single" w:sz="4" w:space="0" w:color="000000"/>
              <w:start w:val="single" w:sz="4" w:space="0" w:color="000000"/>
              <w:bottom w:val="single" w:sz="4" w:space="0" w:color="000000"/>
              <w:end w:val="single" w:sz="4" w:space="0" w:color="000000"/>
            </w:tcBorders>
          </w:tcPr>
          <w:p>
            <w:pPr>
              <w:pStyle w:val="Normal"/>
              <w:spacing w:before="0" w:after="0"/>
              <w:rPr>
                <w:b/>
                <w:bCs/>
                <w:sz w:val="20"/>
                <w:szCs w:val="20"/>
                <w:u w:val="single"/>
              </w:rPr>
            </w:pPr>
            <w:r>
              <w:rPr>
                <w:b/>
                <w:bCs/>
                <w:sz w:val="20"/>
                <w:szCs w:val="20"/>
                <w:u w:val="single"/>
              </w:rPr>
              <w:t>Delivery and Payment Term</w:t>
            </w:r>
          </w:p>
          <w:p>
            <w:pPr>
              <w:pStyle w:val="Normal"/>
              <w:spacing w:before="0" w:after="0"/>
              <w:rPr>
                <w:sz w:val="20"/>
                <w:szCs w:val="20"/>
              </w:rPr>
            </w:pPr>
            <w:r>
              <w:rPr>
                <w:sz w:val="20"/>
                <w:szCs w:val="20"/>
              </w:rPr>
              <w:t>FOB – ALEX</w:t>
            </w:r>
          </w:p>
          <w:p>
            <w:pPr>
              <w:pStyle w:val="Normal"/>
              <w:spacing w:before="0" w:after="0"/>
              <w:rPr>
                <w:sz w:val="20"/>
                <w:szCs w:val="20"/>
              </w:rPr>
            </w:pPr>
            <w:r>
              <w:rPr>
                <w:sz w:val="20"/>
                <w:szCs w:val="20"/>
              </w:rPr>
              <w:t>CAD</w:t>
            </w:r>
          </w:p>
        </w:tc>
      </w:tr>
      <w:tr>
        <w:trPr>
          <w:trHeight w:val="72" w:hRule="atLeast"/>
        </w:trPr>
        <w:tc>
          <w:tcPr>
            <w:tcW w:w="2718" w:type="dxa"/>
            <w:gridSpan w:val="2"/>
            <w:tcBorders>
              <w:top w:val="single" w:sz="4" w:space="0" w:color="000000"/>
              <w:start w:val="single" w:sz="4" w:space="0" w:color="000000"/>
              <w:bottom w:val="single" w:sz="4" w:space="0" w:color="000000"/>
              <w:end w:val="single" w:sz="4" w:space="0" w:color="000000"/>
            </w:tcBorders>
          </w:tcPr>
          <w:p>
            <w:pPr>
              <w:pStyle w:val="Normal"/>
              <w:spacing w:before="0" w:after="0"/>
              <w:rPr>
                <w:b/>
                <w:bCs/>
                <w:sz w:val="20"/>
                <w:szCs w:val="20"/>
              </w:rPr>
            </w:pPr>
            <w:r>
              <w:rPr>
                <w:b/>
                <w:bCs/>
                <w:sz w:val="20"/>
                <w:szCs w:val="20"/>
              </w:rPr>
              <w:t xml:space="preserve">Country of Origin : </w:t>
            </w:r>
            <w:r>
              <w:rPr>
                <w:sz w:val="20"/>
                <w:szCs w:val="20"/>
              </w:rPr>
              <w:t>INDIA</w:t>
            </w:r>
          </w:p>
        </w:tc>
        <w:tc>
          <w:tcPr>
            <w:tcW w:w="3870" w:type="dxa"/>
            <w:tcBorders>
              <w:top w:val="single" w:sz="4" w:space="0" w:color="000000"/>
              <w:start w:val="single" w:sz="4" w:space="0" w:color="000000"/>
              <w:bottom w:val="single" w:sz="4" w:space="0" w:color="000000"/>
              <w:end w:val="single" w:sz="4" w:space="0" w:color="000000"/>
            </w:tcBorders>
          </w:tcPr>
          <w:p>
            <w:pPr>
              <w:pStyle w:val="Normal"/>
              <w:spacing w:before="0" w:after="0"/>
              <w:rPr>
                <w:b/>
                <w:bCs/>
                <w:sz w:val="20"/>
                <w:szCs w:val="20"/>
              </w:rPr>
            </w:pPr>
            <w:r>
              <w:rPr>
                <w:b/>
                <w:bCs/>
                <w:sz w:val="20"/>
                <w:szCs w:val="20"/>
              </w:rPr>
              <w:t xml:space="preserve">Country of Final Destination :  </w:t>
            </w:r>
            <w:r>
              <w:rPr>
                <w:sz w:val="20"/>
                <w:szCs w:val="20"/>
              </w:rPr>
              <w:t>EGYPT</w:t>
            </w:r>
          </w:p>
        </w:tc>
        <w:tc>
          <w:tcPr>
            <w:tcW w:w="4428" w:type="dxa"/>
            <w:gridSpan w:val="3"/>
            <w:vMerge w:val="continue"/>
            <w:tcBorders>
              <w:top w:val="single" w:sz="4" w:space="0" w:color="000000"/>
              <w:start w:val="single" w:sz="4" w:space="0" w:color="000000"/>
              <w:bottom w:val="single" w:sz="4" w:space="0" w:color="000000"/>
              <w:end w:val="single" w:sz="4" w:space="0" w:color="000000"/>
            </w:tcBorders>
          </w:tcPr>
          <w:p>
            <w:pPr>
              <w:pStyle w:val="Normal"/>
              <w:snapToGrid w:val="false"/>
              <w:spacing w:before="0" w:after="0"/>
              <w:jc w:val="center"/>
              <w:rPr>
                <w:b/>
                <w:bCs/>
                <w:sz w:val="20"/>
                <w:szCs w:val="20"/>
              </w:rPr>
            </w:pPr>
            <w:r>
              <w:rPr>
                <w:b/>
                <w:bCs/>
                <w:sz w:val="20"/>
                <w:szCs w:val="20"/>
              </w:rPr>
            </w:r>
          </w:p>
        </w:tc>
      </w:tr>
      <w:tr>
        <w:trPr>
          <w:trHeight w:val="125" w:hRule="atLeast"/>
        </w:trPr>
        <w:tc>
          <w:tcPr>
            <w:tcW w:w="6588" w:type="dxa"/>
            <w:gridSpan w:val="3"/>
            <w:tcBorders>
              <w:top w:val="single" w:sz="4" w:space="0" w:color="000000"/>
              <w:start w:val="single" w:sz="4" w:space="0" w:color="000000"/>
              <w:bottom w:val="single" w:sz="4" w:space="0" w:color="000000"/>
              <w:end w:val="single" w:sz="4" w:space="0" w:color="000000"/>
            </w:tcBorders>
          </w:tcPr>
          <w:p>
            <w:pPr>
              <w:pStyle w:val="Normal"/>
              <w:spacing w:before="0" w:after="0"/>
              <w:rPr>
                <w:b/>
                <w:bCs/>
                <w:sz w:val="20"/>
                <w:szCs w:val="20"/>
              </w:rPr>
            </w:pPr>
            <w:r>
              <w:rPr>
                <w:b/>
                <w:bCs/>
                <w:sz w:val="20"/>
                <w:szCs w:val="20"/>
              </w:rPr>
              <w:t>Marks &amp; Nos.               Item and Specification</w:t>
            </w:r>
          </w:p>
        </w:tc>
        <w:tc>
          <w:tcPr>
            <w:tcW w:w="1350"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bCs/>
                <w:sz w:val="20"/>
                <w:szCs w:val="20"/>
              </w:rPr>
            </w:pPr>
            <w:r>
              <w:rPr>
                <w:b/>
                <w:bCs/>
                <w:sz w:val="20"/>
                <w:szCs w:val="20"/>
              </w:rPr>
              <w:t>Quantity</w:t>
            </w:r>
          </w:p>
        </w:tc>
        <w:tc>
          <w:tcPr>
            <w:tcW w:w="1519"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bCs/>
                <w:sz w:val="20"/>
                <w:szCs w:val="20"/>
              </w:rPr>
            </w:pPr>
            <w:r>
              <w:rPr>
                <w:b/>
                <w:bCs/>
                <w:sz w:val="20"/>
                <w:szCs w:val="20"/>
              </w:rPr>
              <w:t>Unite Price</w:t>
            </w:r>
          </w:p>
        </w:tc>
        <w:tc>
          <w:tcPr>
            <w:tcW w:w="1559"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bCs/>
                <w:sz w:val="20"/>
                <w:szCs w:val="20"/>
              </w:rPr>
            </w:pPr>
            <w:r>
              <w:rPr>
                <w:b/>
                <w:bCs/>
                <w:sz w:val="20"/>
                <w:szCs w:val="20"/>
              </w:rPr>
              <w:t>Total Amount</w:t>
            </w:r>
          </w:p>
        </w:tc>
      </w:tr>
      <w:tr>
        <w:trPr>
          <w:trHeight w:val="2168" w:hRule="atLeast"/>
        </w:trPr>
        <w:tc>
          <w:tcPr>
            <w:tcW w:w="468" w:type="dxa"/>
            <w:tcBorders>
              <w:top w:val="single" w:sz="4" w:space="0" w:color="000000"/>
              <w:start w:val="single" w:sz="4" w:space="0" w:color="000000"/>
              <w:bottom w:val="single" w:sz="4" w:space="0" w:color="000000"/>
              <w:end w:val="single" w:sz="4" w:space="0" w:color="000000"/>
            </w:tcBorders>
          </w:tcPr>
          <w:p>
            <w:pPr>
              <w:pStyle w:val="Normal"/>
              <w:spacing w:before="0" w:after="0"/>
              <w:rPr>
                <w:sz w:val="20"/>
                <w:szCs w:val="20"/>
              </w:rPr>
            </w:pPr>
            <w:r>
              <w:rPr>
                <w:sz w:val="20"/>
                <w:szCs w:val="20"/>
              </w:rPr>
              <w:t>1.</w:t>
            </w:r>
          </w:p>
          <w:p>
            <w:pPr>
              <w:pStyle w:val="Normal"/>
              <w:spacing w:before="0" w:after="0"/>
              <w:rPr>
                <w:sz w:val="20"/>
                <w:szCs w:val="20"/>
              </w:rPr>
            </w:pPr>
            <w:r>
              <w:rPr>
                <w:sz w:val="20"/>
                <w:szCs w:val="20"/>
              </w:rPr>
            </w:r>
          </w:p>
          <w:p>
            <w:pPr>
              <w:pStyle w:val="Normal"/>
              <w:spacing w:before="0" w:after="0"/>
              <w:rPr>
                <w:sz w:val="20"/>
                <w:szCs w:val="20"/>
              </w:rPr>
            </w:pPr>
            <w:r>
              <w:rPr>
                <w:sz w:val="20"/>
                <w:szCs w:val="20"/>
              </w:rPr>
            </w:r>
          </w:p>
          <w:p>
            <w:pPr>
              <w:pStyle w:val="Normal"/>
              <w:spacing w:before="0" w:after="0"/>
              <w:rPr>
                <w:sz w:val="20"/>
                <w:szCs w:val="20"/>
              </w:rPr>
            </w:pPr>
            <w:r>
              <w:rPr>
                <w:sz w:val="20"/>
                <w:szCs w:val="20"/>
              </w:rPr>
            </w:r>
          </w:p>
          <w:p>
            <w:pPr>
              <w:pStyle w:val="Normal"/>
              <w:spacing w:before="0" w:after="0"/>
              <w:rPr>
                <w:sz w:val="20"/>
                <w:szCs w:val="20"/>
              </w:rPr>
            </w:pPr>
            <w:r>
              <w:rPr>
                <w:sz w:val="20"/>
                <w:szCs w:val="20"/>
              </w:rPr>
            </w:r>
          </w:p>
          <w:p>
            <w:pPr>
              <w:pStyle w:val="Normal"/>
              <w:spacing w:before="0" w:after="0"/>
              <w:rPr>
                <w:sz w:val="20"/>
                <w:szCs w:val="20"/>
              </w:rPr>
            </w:pPr>
            <w:r>
              <w:rPr>
                <w:sz w:val="20"/>
                <w:szCs w:val="20"/>
              </w:rPr>
            </w:r>
          </w:p>
          <w:p>
            <w:pPr>
              <w:pStyle w:val="Normal"/>
              <w:spacing w:before="0" w:after="0"/>
              <w:rPr>
                <w:sz w:val="20"/>
                <w:szCs w:val="20"/>
              </w:rPr>
            </w:pPr>
            <w:r>
              <w:rPr>
                <w:sz w:val="20"/>
                <w:szCs w:val="20"/>
              </w:rPr>
            </w:r>
          </w:p>
          <w:p>
            <w:pPr>
              <w:pStyle w:val="Normal"/>
              <w:spacing w:before="0" w:after="0"/>
              <w:rPr>
                <w:sz w:val="20"/>
                <w:szCs w:val="20"/>
              </w:rPr>
            </w:pPr>
            <w:r>
              <w:rPr>
                <w:sz w:val="20"/>
                <w:szCs w:val="20"/>
              </w:rPr>
            </w:r>
          </w:p>
          <w:p>
            <w:pPr>
              <w:pStyle w:val="Normal"/>
              <w:spacing w:before="0" w:after="0"/>
              <w:rPr>
                <w:sz w:val="20"/>
                <w:szCs w:val="20"/>
              </w:rPr>
            </w:pPr>
            <w:r>
              <w:rPr>
                <w:sz w:val="20"/>
                <w:szCs w:val="20"/>
              </w:rPr>
            </w:r>
          </w:p>
          <w:p>
            <w:pPr>
              <w:pStyle w:val="Normal"/>
              <w:spacing w:before="0" w:after="0"/>
              <w:rPr>
                <w:sz w:val="20"/>
                <w:szCs w:val="20"/>
              </w:rPr>
            </w:pPr>
            <w:r>
              <w:rPr>
                <w:sz w:val="20"/>
                <w:szCs w:val="20"/>
              </w:rPr>
            </w:r>
          </w:p>
          <w:p>
            <w:pPr>
              <w:pStyle w:val="Normal"/>
              <w:spacing w:before="0" w:after="0"/>
              <w:rPr>
                <w:sz w:val="20"/>
                <w:szCs w:val="20"/>
              </w:rPr>
            </w:pPr>
            <w:r>
              <w:rPr>
                <w:sz w:val="20"/>
                <w:szCs w:val="20"/>
              </w:rPr>
            </w:r>
          </w:p>
        </w:tc>
        <w:tc>
          <w:tcPr>
            <w:tcW w:w="6120" w:type="dxa"/>
            <w:gridSpan w:val="2"/>
            <w:tcBorders>
              <w:top w:val="single" w:sz="4" w:space="0" w:color="000000"/>
              <w:start w:val="single" w:sz="4" w:space="0" w:color="000000"/>
              <w:bottom w:val="single" w:sz="4" w:space="0" w:color="000000"/>
              <w:end w:val="single" w:sz="4" w:space="0" w:color="000000"/>
            </w:tcBorders>
          </w:tcPr>
          <w:p>
            <w:pPr>
              <w:pStyle w:val="Normal"/>
              <w:spacing w:before="0" w:after="0"/>
              <w:rPr>
                <w:b/>
                <w:bCs/>
                <w:color w:val="000000"/>
                <w:sz w:val="18"/>
                <w:szCs w:val="18"/>
              </w:rPr>
            </w:pPr>
            <w:r>
              <w:rPr>
                <w:b/>
                <w:bCs/>
                <w:color w:val="000000"/>
                <w:sz w:val="18"/>
                <w:szCs w:val="18"/>
              </w:rPr>
              <w:t>LEVOFLOXACIN HEMIHYDRATE USP NF 2025</w:t>
            </w:r>
          </w:p>
          <w:p>
            <w:pPr>
              <w:pStyle w:val="Normal"/>
              <w:spacing w:before="0" w:after="0"/>
              <w:rPr>
                <w:b/>
                <w:bCs/>
                <w:color w:val="000000"/>
                <w:sz w:val="18"/>
                <w:szCs w:val="18"/>
              </w:rPr>
            </w:pPr>
            <w:r>
              <w:rPr>
                <w:b/>
                <w:bCs/>
                <w:color w:val="000000"/>
                <w:sz w:val="18"/>
                <w:szCs w:val="18"/>
              </w:rPr>
              <w:t>PHARMA GRADE</w:t>
            </w:r>
          </w:p>
          <w:p>
            <w:pPr>
              <w:pStyle w:val="Normal"/>
              <w:spacing w:before="0" w:after="0"/>
              <w:rPr>
                <w:b/>
                <w:bCs/>
                <w:color w:val="000000"/>
                <w:sz w:val="18"/>
                <w:szCs w:val="18"/>
              </w:rPr>
            </w:pPr>
            <w:r>
              <w:rPr>
                <w:b/>
                <w:bCs/>
                <w:color w:val="000000"/>
                <w:sz w:val="18"/>
                <w:szCs w:val="18"/>
              </w:rPr>
              <w:t xml:space="preserve">BATCH No: LFC/126020066 </w:t>
            </w:r>
          </w:p>
          <w:p>
            <w:pPr>
              <w:pStyle w:val="Normal"/>
              <w:spacing w:before="0" w:after="0"/>
              <w:rPr>
                <w:color w:val="000000"/>
                <w:sz w:val="18"/>
                <w:szCs w:val="18"/>
              </w:rPr>
            </w:pPr>
            <w:r>
              <w:rPr>
                <w:b/>
                <w:bCs/>
                <w:color w:val="000000"/>
                <w:sz w:val="18"/>
                <w:szCs w:val="18"/>
              </w:rPr>
              <w:t>MFG Date:</w:t>
            </w:r>
            <w:r>
              <w:rPr>
                <w:color w:val="000000"/>
                <w:sz w:val="18"/>
                <w:szCs w:val="18"/>
              </w:rPr>
              <w:t xml:space="preserve"> FEB-2026         </w:t>
            </w:r>
            <w:r>
              <w:rPr>
                <w:b/>
                <w:bCs/>
                <w:color w:val="000000"/>
                <w:sz w:val="18"/>
                <w:szCs w:val="18"/>
              </w:rPr>
              <w:t>EXP Date:</w:t>
            </w:r>
            <w:r>
              <w:rPr>
                <w:color w:val="000000"/>
                <w:sz w:val="18"/>
                <w:szCs w:val="18"/>
              </w:rPr>
              <w:t xml:space="preserve"> JAN-2031</w:t>
            </w:r>
          </w:p>
          <w:p>
            <w:pPr>
              <w:pStyle w:val="Normal"/>
              <w:spacing w:before="0" w:after="0"/>
              <w:rPr>
                <w:b/>
                <w:bCs/>
                <w:color w:val="000000"/>
                <w:sz w:val="18"/>
                <w:szCs w:val="18"/>
              </w:rPr>
            </w:pPr>
            <w:r>
              <w:rPr>
                <w:b/>
                <w:bCs/>
                <w:color w:val="000000"/>
                <w:sz w:val="18"/>
                <w:szCs w:val="18"/>
              </w:rPr>
              <w:t xml:space="preserve">BATCH No: LFC/126020067 </w:t>
            </w:r>
          </w:p>
          <w:p>
            <w:pPr>
              <w:pStyle w:val="Normal"/>
              <w:spacing w:before="0" w:after="0"/>
              <w:rPr>
                <w:color w:val="000000"/>
                <w:sz w:val="18"/>
                <w:szCs w:val="18"/>
              </w:rPr>
            </w:pPr>
            <w:r>
              <w:rPr>
                <w:b/>
                <w:bCs/>
                <w:color w:val="000000"/>
                <w:sz w:val="18"/>
                <w:szCs w:val="18"/>
              </w:rPr>
              <w:t>MFG Date:</w:t>
            </w:r>
            <w:r>
              <w:rPr>
                <w:color w:val="000000"/>
                <w:sz w:val="18"/>
                <w:szCs w:val="18"/>
              </w:rPr>
              <w:t xml:space="preserve"> FEB-2026         </w:t>
            </w:r>
            <w:r>
              <w:rPr>
                <w:b/>
                <w:bCs/>
                <w:color w:val="000000"/>
                <w:sz w:val="18"/>
                <w:szCs w:val="18"/>
              </w:rPr>
              <w:t>EXP Date:</w:t>
            </w:r>
            <w:r>
              <w:rPr>
                <w:color w:val="000000"/>
                <w:sz w:val="18"/>
                <w:szCs w:val="18"/>
              </w:rPr>
              <w:t xml:space="preserve"> JAN-2031</w:t>
            </w:r>
          </w:p>
          <w:p>
            <w:pPr>
              <w:pStyle w:val="Normal"/>
              <w:spacing w:before="0" w:after="0"/>
              <w:rPr>
                <w:b/>
                <w:bCs/>
                <w:color w:val="000000"/>
                <w:sz w:val="18"/>
                <w:szCs w:val="18"/>
              </w:rPr>
            </w:pPr>
            <w:r>
              <w:rPr>
                <w:b/>
                <w:bCs/>
                <w:color w:val="000000"/>
                <w:sz w:val="18"/>
                <w:szCs w:val="18"/>
              </w:rPr>
              <w:t xml:space="preserve">BATCH No: LFC/126020068 </w:t>
            </w:r>
          </w:p>
          <w:p>
            <w:pPr>
              <w:pStyle w:val="Normal"/>
              <w:spacing w:before="0" w:after="0"/>
              <w:rPr>
                <w:color w:val="000000"/>
                <w:sz w:val="18"/>
                <w:szCs w:val="18"/>
              </w:rPr>
            </w:pPr>
            <w:r>
              <w:rPr>
                <w:b/>
                <w:bCs/>
                <w:color w:val="000000"/>
                <w:sz w:val="18"/>
                <w:szCs w:val="18"/>
              </w:rPr>
              <w:t>MFG Date:</w:t>
            </w:r>
            <w:r>
              <w:rPr>
                <w:color w:val="000000"/>
                <w:sz w:val="18"/>
                <w:szCs w:val="18"/>
              </w:rPr>
              <w:t xml:space="preserve"> FEB-2026         </w:t>
            </w:r>
            <w:r>
              <w:rPr>
                <w:b/>
                <w:bCs/>
                <w:color w:val="000000"/>
                <w:sz w:val="18"/>
                <w:szCs w:val="18"/>
              </w:rPr>
              <w:t>EXP Date:</w:t>
            </w:r>
            <w:r>
              <w:rPr>
                <w:color w:val="000000"/>
                <w:sz w:val="18"/>
                <w:szCs w:val="18"/>
              </w:rPr>
              <w:t xml:space="preserve"> JAN-2031</w:t>
            </w:r>
          </w:p>
          <w:p>
            <w:pPr>
              <w:pStyle w:val="Normal"/>
              <w:spacing w:before="0" w:after="0"/>
              <w:rPr>
                <w:b/>
                <w:bCs/>
                <w:color w:val="000000"/>
                <w:sz w:val="18"/>
                <w:szCs w:val="18"/>
              </w:rPr>
            </w:pPr>
            <w:r>
              <w:rPr>
                <w:b/>
                <w:bCs/>
                <w:color w:val="000000"/>
                <w:sz w:val="18"/>
                <w:szCs w:val="18"/>
              </w:rPr>
              <w:t xml:space="preserve">BATCH No: LFC/126020069 </w:t>
            </w:r>
          </w:p>
          <w:p>
            <w:pPr>
              <w:pStyle w:val="Normal"/>
              <w:spacing w:before="0" w:after="0"/>
              <w:rPr>
                <w:color w:val="000000"/>
                <w:sz w:val="18"/>
                <w:szCs w:val="18"/>
              </w:rPr>
            </w:pPr>
            <w:r>
              <w:rPr>
                <w:b/>
                <w:bCs/>
                <w:color w:val="000000"/>
                <w:sz w:val="18"/>
                <w:szCs w:val="18"/>
              </w:rPr>
              <w:t>MFG Date:</w:t>
            </w:r>
            <w:r>
              <w:rPr>
                <w:color w:val="000000"/>
                <w:sz w:val="18"/>
                <w:szCs w:val="18"/>
              </w:rPr>
              <w:t xml:space="preserve"> FEB-2026         </w:t>
            </w:r>
            <w:r>
              <w:rPr>
                <w:b/>
                <w:bCs/>
                <w:color w:val="000000"/>
                <w:sz w:val="18"/>
                <w:szCs w:val="18"/>
              </w:rPr>
              <w:t>EXP Date:</w:t>
            </w:r>
            <w:r>
              <w:rPr>
                <w:color w:val="000000"/>
                <w:sz w:val="18"/>
                <w:szCs w:val="18"/>
              </w:rPr>
              <w:t xml:space="preserve"> JAN-2031</w:t>
            </w:r>
          </w:p>
          <w:p>
            <w:pPr>
              <w:pStyle w:val="Normal"/>
              <w:spacing w:before="0" w:after="0"/>
              <w:rPr/>
            </w:pPr>
            <w:r>
              <w:rPr>
                <w:b/>
                <w:bCs/>
                <w:color w:val="000000"/>
                <w:sz w:val="18"/>
                <w:szCs w:val="18"/>
              </w:rPr>
              <w:t>MANUFACTURED BY:</w:t>
            </w:r>
            <w:r>
              <w:rPr>
                <w:color w:val="000000"/>
                <w:sz w:val="18"/>
                <w:szCs w:val="18"/>
              </w:rPr>
              <w:t xml:space="preserve"> AARTI DRUGS LTD.</w:t>
            </w:r>
          </w:p>
          <w:p>
            <w:pPr>
              <w:pStyle w:val="Normal"/>
              <w:spacing w:before="0" w:after="0"/>
              <w:rPr>
                <w:color w:val="000000"/>
                <w:sz w:val="18"/>
                <w:szCs w:val="18"/>
              </w:rPr>
            </w:pPr>
            <w:r>
              <w:rPr>
                <w:color w:val="000000"/>
                <w:sz w:val="18"/>
                <w:szCs w:val="18"/>
              </w:rPr>
              <w:t>GR.WT. 3,014.28 KGS.           NT.WT. 2,600.00 KGS</w:t>
            </w:r>
          </w:p>
          <w:p>
            <w:pPr>
              <w:pStyle w:val="Normal"/>
              <w:spacing w:before="0" w:after="0"/>
              <w:rPr>
                <w:color w:val="000000"/>
                <w:sz w:val="18"/>
                <w:szCs w:val="18"/>
              </w:rPr>
            </w:pPr>
            <w:r>
              <w:rPr>
                <w:color w:val="000000"/>
                <w:sz w:val="18"/>
                <w:szCs w:val="18"/>
              </w:rPr>
            </w:r>
          </w:p>
          <w:p>
            <w:pPr>
              <w:pStyle w:val="Normal"/>
              <w:spacing w:before="0" w:after="0"/>
              <w:rPr>
                <w:b/>
                <w:bCs/>
                <w:color w:val="000000"/>
                <w:sz w:val="18"/>
                <w:szCs w:val="18"/>
              </w:rPr>
            </w:pPr>
            <w:r>
              <w:rPr>
                <w:b/>
                <w:bCs/>
                <w:color w:val="000000"/>
                <w:sz w:val="18"/>
                <w:szCs w:val="18"/>
              </w:rPr>
              <w:t>CARGOX ID: 11FA3C18-C05C-4AA2-BBB7-7BE8EA788295</w:t>
            </w:r>
          </w:p>
          <w:p>
            <w:pPr>
              <w:pStyle w:val="Normal"/>
              <w:spacing w:before="0" w:after="0"/>
              <w:rPr/>
            </w:pPr>
            <w:r>
              <w:rPr>
                <w:b/>
                <w:bCs/>
                <w:color w:val="000000"/>
                <w:sz w:val="18"/>
                <w:szCs w:val="18"/>
              </w:rPr>
              <w:t>REGISTRATION No: 200122953</w:t>
            </w:r>
          </w:p>
          <w:p>
            <w:pPr>
              <w:pStyle w:val="Normal"/>
              <w:spacing w:before="0" w:after="0"/>
              <w:rPr>
                <w:b/>
                <w:bCs/>
                <w:color w:val="000000"/>
                <w:sz w:val="18"/>
                <w:szCs w:val="18"/>
              </w:rPr>
            </w:pPr>
            <w:r>
              <w:rPr>
                <w:b/>
                <w:bCs/>
                <w:color w:val="000000"/>
                <w:sz w:val="18"/>
                <w:szCs w:val="18"/>
              </w:rPr>
              <w:t>VAT No: 014114763</w:t>
            </w:r>
          </w:p>
          <w:p>
            <w:pPr>
              <w:pStyle w:val="Normal"/>
              <w:spacing w:before="0" w:after="0"/>
              <w:rPr>
                <w:b/>
                <w:bCs/>
                <w:color w:val="000000"/>
                <w:sz w:val="18"/>
                <w:szCs w:val="18"/>
              </w:rPr>
            </w:pPr>
            <w:r>
              <w:rPr>
                <w:b/>
                <w:bCs/>
                <w:color w:val="000000"/>
                <w:sz w:val="18"/>
                <w:szCs w:val="18"/>
              </w:rPr>
              <w:t>ACID: 1002576071006910018</w:t>
            </w:r>
          </w:p>
          <w:p>
            <w:pPr>
              <w:pStyle w:val="Normal"/>
              <w:spacing w:before="0" w:after="0"/>
              <w:rPr>
                <w:b/>
                <w:bCs/>
                <w:color w:val="000000"/>
                <w:sz w:val="18"/>
                <w:szCs w:val="18"/>
              </w:rPr>
            </w:pPr>
            <w:r>
              <w:rPr>
                <w:b/>
                <w:bCs/>
                <w:color w:val="000000"/>
                <w:sz w:val="18"/>
                <w:szCs w:val="18"/>
              </w:rPr>
            </w:r>
          </w:p>
          <w:p>
            <w:pPr>
              <w:pStyle w:val="Normal"/>
              <w:spacing w:before="0" w:after="0"/>
              <w:rPr>
                <w:b/>
                <w:bCs/>
                <w:color w:val="000000"/>
                <w:sz w:val="18"/>
                <w:szCs w:val="18"/>
              </w:rPr>
            </w:pPr>
            <w:r>
              <w:rPr>
                <w:b/>
                <w:bCs/>
                <w:color w:val="000000"/>
                <w:sz w:val="18"/>
                <w:szCs w:val="18"/>
              </w:rPr>
              <w:t>BANK DETAILS:</w:t>
            </w:r>
          </w:p>
          <w:p>
            <w:pPr>
              <w:pStyle w:val="Normal"/>
              <w:spacing w:before="0" w:after="0"/>
              <w:rPr/>
            </w:pPr>
            <w:r>
              <w:rPr>
                <w:b/>
                <w:bCs/>
                <w:color w:val="000000"/>
                <w:sz w:val="18"/>
                <w:szCs w:val="18"/>
              </w:rPr>
              <w:t>BANK NAME: JORDAN AHLI BANK PLC</w:t>
            </w:r>
          </w:p>
          <w:p>
            <w:pPr>
              <w:pStyle w:val="Normal"/>
              <w:spacing w:before="0" w:after="0"/>
              <w:rPr/>
            </w:pPr>
            <w:r>
              <w:rPr>
                <w:b/>
                <w:bCs/>
                <w:color w:val="000000"/>
                <w:sz w:val="18"/>
                <w:szCs w:val="18"/>
              </w:rPr>
              <w:t>ADDRESS: JORDAN, AMMAN</w:t>
            </w:r>
          </w:p>
          <w:p>
            <w:pPr>
              <w:pStyle w:val="Normal"/>
              <w:spacing w:before="0" w:after="0"/>
              <w:rPr/>
            </w:pPr>
            <w:r>
              <w:rPr>
                <w:b/>
                <w:bCs/>
                <w:color w:val="000000"/>
                <w:sz w:val="18"/>
                <w:szCs w:val="18"/>
              </w:rPr>
              <w:t>SWIFT CODE: JONBJOAXXX</w:t>
            </w:r>
          </w:p>
          <w:p>
            <w:pPr>
              <w:pStyle w:val="Normal"/>
              <w:spacing w:before="0" w:after="0"/>
              <w:rPr/>
            </w:pPr>
            <w:r>
              <w:rPr>
                <w:b/>
                <w:bCs/>
                <w:color w:val="000000"/>
                <w:sz w:val="18"/>
                <w:szCs w:val="18"/>
              </w:rPr>
              <w:t>CLIENT NAME: SADANAH JORDAN TRADING LLC</w:t>
            </w:r>
          </w:p>
          <w:p>
            <w:pPr>
              <w:pStyle w:val="Normal"/>
              <w:spacing w:before="0" w:after="0"/>
              <w:rPr>
                <w:b/>
                <w:bCs/>
                <w:color w:val="000000"/>
                <w:sz w:val="18"/>
                <w:szCs w:val="18"/>
              </w:rPr>
            </w:pPr>
            <w:r>
              <w:rPr>
                <w:b/>
                <w:bCs/>
                <w:color w:val="000000"/>
                <w:sz w:val="18"/>
                <w:szCs w:val="18"/>
              </w:rPr>
              <w:t>AMMAN – JORDAN</w:t>
            </w:r>
          </w:p>
          <w:p>
            <w:pPr>
              <w:pStyle w:val="Normal"/>
              <w:spacing w:before="0" w:after="0"/>
              <w:rPr>
                <w:b/>
                <w:bCs/>
                <w:color w:val="000000"/>
                <w:sz w:val="18"/>
                <w:szCs w:val="18"/>
              </w:rPr>
            </w:pPr>
            <w:r>
              <w:rPr>
                <w:b/>
                <w:bCs/>
                <w:color w:val="000000"/>
                <w:sz w:val="18"/>
                <w:szCs w:val="18"/>
              </w:rPr>
              <w:t>ACCOUNT NUMBER:1011704715</w:t>
            </w:r>
          </w:p>
          <w:p>
            <w:pPr>
              <w:pStyle w:val="Normal"/>
              <w:spacing w:before="0" w:after="0"/>
              <w:rPr>
                <w:color w:val="000000"/>
                <w:sz w:val="20"/>
                <w:szCs w:val="20"/>
              </w:rPr>
            </w:pPr>
            <w:r>
              <w:rPr>
                <w:b/>
                <w:bCs/>
                <w:color w:val="000000"/>
                <w:sz w:val="18"/>
                <w:szCs w:val="18"/>
              </w:rPr>
              <w:t>IBAN JOD : JO74JONB9999000000001011704715</w:t>
            </w:r>
          </w:p>
        </w:tc>
        <w:tc>
          <w:tcPr>
            <w:tcW w:w="1350"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sz w:val="20"/>
                <w:szCs w:val="20"/>
              </w:rPr>
            </w:pPr>
            <w:r>
              <w:rPr>
                <w:sz w:val="20"/>
                <w:szCs w:val="20"/>
              </w:rPr>
              <w:t>2,600 KG</w:t>
            </w:r>
          </w:p>
          <w:p>
            <w:pPr>
              <w:pStyle w:val="Normal"/>
              <w:spacing w:before="0" w:after="0"/>
              <w:jc w:val="center"/>
              <w:rPr>
                <w:sz w:val="20"/>
                <w:szCs w:val="20"/>
              </w:rPr>
            </w:pPr>
            <w:r>
              <w:rPr>
                <w:sz w:val="20"/>
                <w:szCs w:val="20"/>
              </w:rPr>
            </w:r>
          </w:p>
          <w:p>
            <w:pPr>
              <w:pStyle w:val="Normal"/>
              <w:spacing w:before="0" w:after="0"/>
              <w:jc w:val="center"/>
              <w:rPr>
                <w:sz w:val="20"/>
                <w:szCs w:val="20"/>
              </w:rPr>
            </w:pPr>
            <w:r>
              <w:rPr>
                <w:sz w:val="20"/>
                <w:szCs w:val="20"/>
              </w:rPr>
            </w:r>
          </w:p>
          <w:p>
            <w:pPr>
              <w:pStyle w:val="Normal"/>
              <w:spacing w:before="0" w:after="0"/>
              <w:jc w:val="center"/>
              <w:rPr>
                <w:sz w:val="20"/>
                <w:szCs w:val="20"/>
              </w:rPr>
            </w:pPr>
            <w:r>
              <w:rPr>
                <w:sz w:val="20"/>
                <w:szCs w:val="20"/>
              </w:rPr>
            </w:r>
          </w:p>
          <w:p>
            <w:pPr>
              <w:pStyle w:val="Normal"/>
              <w:spacing w:before="0" w:after="0"/>
              <w:jc w:val="center"/>
              <w:rPr>
                <w:sz w:val="20"/>
                <w:szCs w:val="20"/>
              </w:rPr>
            </w:pPr>
            <w:r>
              <w:rPr>
                <w:sz w:val="20"/>
                <w:szCs w:val="20"/>
              </w:rPr>
            </w:r>
          </w:p>
          <w:p>
            <w:pPr>
              <w:pStyle w:val="Normal"/>
              <w:spacing w:before="0" w:after="0"/>
              <w:rPr>
                <w:sz w:val="20"/>
                <w:szCs w:val="20"/>
              </w:rPr>
            </w:pPr>
            <w:r>
              <w:rPr>
                <w:sz w:val="20"/>
                <w:szCs w:val="20"/>
              </w:rPr>
            </w:r>
          </w:p>
          <w:p>
            <w:pPr>
              <w:pStyle w:val="Normal"/>
              <w:spacing w:before="0" w:after="0"/>
              <w:rPr>
                <w:sz w:val="20"/>
                <w:szCs w:val="20"/>
              </w:rPr>
            </w:pPr>
            <w:r>
              <w:rPr>
                <w:sz w:val="20"/>
                <w:szCs w:val="20"/>
              </w:rPr>
            </w:r>
          </w:p>
          <w:p>
            <w:pPr>
              <w:pStyle w:val="Normal"/>
              <w:spacing w:before="0" w:after="0"/>
              <w:rPr>
                <w:sz w:val="20"/>
                <w:szCs w:val="20"/>
              </w:rPr>
            </w:pPr>
            <w:r>
              <w:rPr>
                <w:sz w:val="20"/>
                <w:szCs w:val="20"/>
              </w:rPr>
            </w:r>
          </w:p>
          <w:p>
            <w:pPr>
              <w:pStyle w:val="Normal"/>
              <w:spacing w:before="0" w:after="0"/>
              <w:rPr>
                <w:sz w:val="20"/>
                <w:szCs w:val="20"/>
              </w:rPr>
            </w:pPr>
            <w:r>
              <w:rPr>
                <w:sz w:val="20"/>
                <w:szCs w:val="20"/>
              </w:rPr>
            </w:r>
          </w:p>
          <w:p>
            <w:pPr>
              <w:pStyle w:val="Normal"/>
              <w:spacing w:before="0" w:after="0"/>
              <w:rPr>
                <w:sz w:val="20"/>
                <w:szCs w:val="20"/>
              </w:rPr>
            </w:pPr>
            <w:r>
              <w:rPr>
                <w:sz w:val="20"/>
                <w:szCs w:val="20"/>
              </w:rPr>
            </w:r>
          </w:p>
          <w:p>
            <w:pPr>
              <w:pStyle w:val="Normal"/>
              <w:spacing w:before="0" w:after="0"/>
              <w:jc w:val="center"/>
              <w:rPr>
                <w:sz w:val="20"/>
                <w:szCs w:val="20"/>
              </w:rPr>
            </w:pPr>
            <w:r>
              <w:rPr>
                <w:sz w:val="20"/>
                <w:szCs w:val="20"/>
              </w:rPr>
            </w:r>
          </w:p>
        </w:tc>
        <w:tc>
          <w:tcPr>
            <w:tcW w:w="1519"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sz w:val="20"/>
                <w:szCs w:val="20"/>
              </w:rPr>
            </w:pPr>
            <w:r>
              <w:rPr>
                <w:sz w:val="20"/>
                <w:szCs w:val="20"/>
              </w:rPr>
              <w:t>USD 25.85/KG</w:t>
            </w:r>
          </w:p>
          <w:p>
            <w:pPr>
              <w:pStyle w:val="Normal"/>
              <w:spacing w:before="0" w:after="0"/>
              <w:jc w:val="center"/>
              <w:rPr>
                <w:sz w:val="20"/>
                <w:szCs w:val="20"/>
              </w:rPr>
            </w:pPr>
            <w:r>
              <w:rPr>
                <w:sz w:val="20"/>
                <w:szCs w:val="20"/>
              </w:rPr>
            </w:r>
          </w:p>
          <w:p>
            <w:pPr>
              <w:pStyle w:val="Normal"/>
              <w:spacing w:before="0" w:after="0"/>
              <w:jc w:val="center"/>
              <w:rPr>
                <w:sz w:val="20"/>
                <w:szCs w:val="20"/>
              </w:rPr>
            </w:pPr>
            <w:r>
              <w:rPr>
                <w:sz w:val="20"/>
                <w:szCs w:val="20"/>
              </w:rPr>
            </w:r>
          </w:p>
          <w:p>
            <w:pPr>
              <w:pStyle w:val="Normal"/>
              <w:spacing w:before="0" w:after="0"/>
              <w:jc w:val="center"/>
              <w:rPr>
                <w:sz w:val="20"/>
                <w:szCs w:val="20"/>
              </w:rPr>
            </w:pPr>
            <w:r>
              <w:rPr>
                <w:sz w:val="20"/>
                <w:szCs w:val="20"/>
              </w:rPr>
            </w:r>
          </w:p>
          <w:p>
            <w:pPr>
              <w:pStyle w:val="Normal"/>
              <w:spacing w:before="0" w:after="0"/>
              <w:jc w:val="center"/>
              <w:rPr>
                <w:sz w:val="20"/>
                <w:szCs w:val="20"/>
              </w:rPr>
            </w:pPr>
            <w:r>
              <w:rPr>
                <w:sz w:val="20"/>
                <w:szCs w:val="20"/>
              </w:rPr>
            </w:r>
          </w:p>
          <w:p>
            <w:pPr>
              <w:pStyle w:val="Normal"/>
              <w:spacing w:before="0" w:after="0"/>
              <w:rPr>
                <w:sz w:val="20"/>
                <w:szCs w:val="20"/>
              </w:rPr>
            </w:pPr>
            <w:r>
              <w:rPr>
                <w:sz w:val="20"/>
                <w:szCs w:val="20"/>
              </w:rPr>
            </w:r>
          </w:p>
          <w:p>
            <w:pPr>
              <w:pStyle w:val="Normal"/>
              <w:spacing w:before="0" w:after="0"/>
              <w:rPr>
                <w:sz w:val="20"/>
                <w:szCs w:val="20"/>
              </w:rPr>
            </w:pPr>
            <w:r>
              <w:rPr>
                <w:sz w:val="20"/>
                <w:szCs w:val="20"/>
              </w:rPr>
            </w:r>
          </w:p>
          <w:p>
            <w:pPr>
              <w:pStyle w:val="Normal"/>
              <w:spacing w:before="0" w:after="0"/>
              <w:rPr>
                <w:sz w:val="20"/>
                <w:szCs w:val="20"/>
              </w:rPr>
            </w:pPr>
            <w:r>
              <w:rPr>
                <w:sz w:val="20"/>
                <w:szCs w:val="20"/>
              </w:rPr>
            </w:r>
          </w:p>
          <w:p>
            <w:pPr>
              <w:pStyle w:val="Normal"/>
              <w:spacing w:before="0" w:after="0"/>
              <w:rPr>
                <w:sz w:val="20"/>
                <w:szCs w:val="20"/>
              </w:rPr>
            </w:pPr>
            <w:r>
              <w:rPr>
                <w:sz w:val="20"/>
                <w:szCs w:val="20"/>
              </w:rPr>
            </w:r>
          </w:p>
          <w:p>
            <w:pPr>
              <w:pStyle w:val="Normal"/>
              <w:spacing w:before="0" w:after="0"/>
              <w:jc w:val="center"/>
              <w:rPr>
                <w:sz w:val="20"/>
                <w:szCs w:val="20"/>
              </w:rPr>
            </w:pPr>
            <w:r>
              <w:rPr>
                <w:sz w:val="20"/>
                <w:szCs w:val="20"/>
              </w:rPr>
            </w:r>
          </w:p>
        </w:tc>
        <w:tc>
          <w:tcPr>
            <w:tcW w:w="1559"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sz w:val="20"/>
                <w:szCs w:val="20"/>
              </w:rPr>
            </w:pPr>
            <w:r>
              <w:rPr>
                <w:sz w:val="20"/>
                <w:szCs w:val="20"/>
              </w:rPr>
              <w:t>USD 67,210</w:t>
            </w:r>
          </w:p>
          <w:p>
            <w:pPr>
              <w:pStyle w:val="Normal"/>
              <w:spacing w:before="0" w:after="0"/>
              <w:jc w:val="center"/>
              <w:rPr>
                <w:sz w:val="20"/>
                <w:szCs w:val="20"/>
              </w:rPr>
            </w:pPr>
            <w:r>
              <w:rPr>
                <w:sz w:val="20"/>
                <w:szCs w:val="20"/>
              </w:rPr>
            </w:r>
          </w:p>
          <w:p>
            <w:pPr>
              <w:pStyle w:val="Normal"/>
              <w:spacing w:before="0" w:after="0"/>
              <w:jc w:val="center"/>
              <w:rPr>
                <w:sz w:val="20"/>
                <w:szCs w:val="20"/>
              </w:rPr>
            </w:pPr>
            <w:r>
              <w:rPr>
                <w:sz w:val="20"/>
                <w:szCs w:val="20"/>
              </w:rPr>
            </w:r>
          </w:p>
          <w:p>
            <w:pPr>
              <w:pStyle w:val="Normal"/>
              <w:spacing w:before="0" w:after="0"/>
              <w:jc w:val="center"/>
              <w:rPr>
                <w:sz w:val="20"/>
                <w:szCs w:val="20"/>
              </w:rPr>
            </w:pPr>
            <w:r>
              <w:rPr>
                <w:sz w:val="20"/>
                <w:szCs w:val="20"/>
              </w:rPr>
            </w:r>
          </w:p>
          <w:p>
            <w:pPr>
              <w:pStyle w:val="Normal"/>
              <w:spacing w:before="0" w:after="0"/>
              <w:jc w:val="center"/>
              <w:rPr>
                <w:sz w:val="20"/>
                <w:szCs w:val="20"/>
              </w:rPr>
            </w:pPr>
            <w:r>
              <w:rPr>
                <w:sz w:val="20"/>
                <w:szCs w:val="20"/>
              </w:rPr>
            </w:r>
          </w:p>
          <w:p>
            <w:pPr>
              <w:pStyle w:val="Normal"/>
              <w:spacing w:before="0" w:after="0"/>
              <w:jc w:val="center"/>
              <w:rPr>
                <w:sz w:val="20"/>
                <w:szCs w:val="20"/>
              </w:rPr>
            </w:pPr>
            <w:r>
              <w:rPr>
                <w:sz w:val="20"/>
                <w:szCs w:val="20"/>
              </w:rPr>
            </w:r>
          </w:p>
          <w:p>
            <w:pPr>
              <w:pStyle w:val="Normal"/>
              <w:spacing w:before="0" w:after="0"/>
              <w:jc w:val="center"/>
              <w:rPr>
                <w:sz w:val="20"/>
                <w:szCs w:val="20"/>
              </w:rPr>
            </w:pPr>
            <w:r>
              <w:rPr>
                <w:sz w:val="20"/>
                <w:szCs w:val="20"/>
              </w:rPr>
            </w:r>
          </w:p>
          <w:p>
            <w:pPr>
              <w:pStyle w:val="Normal"/>
              <w:spacing w:before="0" w:after="0"/>
              <w:jc w:val="center"/>
              <w:rPr>
                <w:sz w:val="20"/>
                <w:szCs w:val="20"/>
              </w:rPr>
            </w:pPr>
            <w:r>
              <w:rPr>
                <w:sz w:val="20"/>
                <w:szCs w:val="20"/>
              </w:rPr>
            </w:r>
          </w:p>
          <w:p>
            <w:pPr>
              <w:pStyle w:val="Normal"/>
              <w:spacing w:before="0" w:after="0"/>
              <w:jc w:val="center"/>
              <w:rPr>
                <w:sz w:val="20"/>
                <w:szCs w:val="20"/>
              </w:rPr>
            </w:pPr>
            <w:r>
              <w:rPr>
                <w:sz w:val="20"/>
                <w:szCs w:val="20"/>
              </w:rPr>
            </w:r>
          </w:p>
        </w:tc>
      </w:tr>
      <w:tr>
        <w:trPr>
          <w:trHeight w:val="40" w:hRule="atLeast"/>
        </w:trPr>
        <w:tc>
          <w:tcPr>
            <w:tcW w:w="7938"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b/>
                <w:bCs/>
                <w:sz w:val="20"/>
                <w:szCs w:val="20"/>
              </w:rPr>
            </w:pPr>
            <w:r>
              <w:rPr>
                <w:b/>
                <w:bCs/>
                <w:sz w:val="20"/>
                <w:szCs w:val="20"/>
              </w:rPr>
              <w:t>SAY: SIXTY-SEVEN THOUSAND TWO HUNDRED AND TEN USD ONLY.</w:t>
            </w:r>
          </w:p>
        </w:tc>
        <w:tc>
          <w:tcPr>
            <w:tcW w:w="1519"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b/>
                <w:bCs/>
                <w:sz w:val="20"/>
                <w:szCs w:val="20"/>
              </w:rPr>
            </w:pPr>
            <w:r>
              <w:rPr>
                <w:b/>
                <w:bCs/>
                <w:sz w:val="20"/>
                <w:szCs w:val="20"/>
              </w:rPr>
              <w:t>Total:</w:t>
            </w:r>
          </w:p>
        </w:tc>
        <w:tc>
          <w:tcPr>
            <w:tcW w:w="1559" w:type="dxa"/>
            <w:tcBorders>
              <w:top w:val="single" w:sz="4" w:space="0" w:color="000000"/>
              <w:start w:val="single" w:sz="4" w:space="0" w:color="000000"/>
              <w:bottom w:val="single" w:sz="4" w:space="0" w:color="000000"/>
              <w:end w:val="single" w:sz="4" w:space="0" w:color="000000"/>
            </w:tcBorders>
          </w:tcPr>
          <w:p>
            <w:pPr>
              <w:pStyle w:val="Normal"/>
              <w:spacing w:before="0" w:after="0"/>
              <w:jc w:val="center"/>
              <w:rPr>
                <w:b/>
                <w:bCs/>
                <w:sz w:val="20"/>
                <w:szCs w:val="20"/>
              </w:rPr>
            </w:pPr>
            <w:r>
              <w:rPr>
                <w:b/>
                <w:bCs/>
                <w:sz w:val="20"/>
                <w:szCs w:val="20"/>
              </w:rPr>
              <w:t>USD 67,210</w:t>
            </w:r>
          </w:p>
        </w:tc>
      </w:tr>
    </w:tbl>
    <w:p>
      <w:pPr>
        <w:pStyle w:val="Normal"/>
        <w:spacing w:lineRule="auto" w:line="240" w:before="0" w:after="0"/>
        <w:rPr/>
      </w:pPr>
      <w:r>
        <w:rPr>
          <w:sz w:val="20"/>
          <w:szCs w:val="20"/>
        </w:rPr>
        <w:t>- We declare that this invoice shows the actual price of the goods and that all particulars are true and correct.</w:t>
      </w:r>
    </w:p>
    <w:p>
      <w:pPr>
        <w:pStyle w:val="Normal"/>
        <w:spacing w:lineRule="auto" w:line="240" w:before="0" w:after="0"/>
        <w:rPr/>
      </w:pPr>
      <w:r>
        <w:rPr>
          <w:sz w:val="20"/>
          <w:szCs w:val="20"/>
        </w:rPr>
        <w:t>-We certify that this invoice is authentic and is the only one issued for the goods described there in that it mentions the exact value of the said goods without deduction of any advance payment and that the origin of the goods is exclusively (INDIA)</w:t>
      </w:r>
    </w:p>
    <w:p>
      <w:pPr>
        <w:pStyle w:val="Normal"/>
        <w:spacing w:lineRule="auto" w:line="240" w:before="0" w:after="0"/>
        <w:jc w:val="both"/>
        <w:rPr/>
      </w:pPr>
      <w:r>
        <w:rPr>
          <w:sz w:val="20"/>
          <w:szCs w:val="20"/>
        </w:rPr>
        <w:t xml:space="preserve">-There is no </w:t>
      </w:r>
      <w:ins w:id="0" w:author="Manaf" w:date="2004-05-20T12:19:00Z">
        <w:r>
          <w:rPr>
            <w:sz w:val="20"/>
            <w:szCs w:val="20"/>
          </w:rPr>
          <w:t>raw material of Israeli origin in the manufacturing of these goods</w:t>
        </w:r>
      </w:ins>
      <w:r>
        <w:rPr>
          <w:sz w:val="20"/>
          <w:szCs w:val="20"/>
        </w:rPr>
        <w:t xml:space="preserve">.                                                 </w:t>
      </w:r>
      <w:r>
        <w:rPr>
          <w:b/>
          <w:bCs/>
          <w:sz w:val="28"/>
          <w:szCs w:val="28"/>
        </w:rPr>
        <w:t>Stamp:</w:t>
      </w:r>
    </w:p>
    <w:sectPr>
      <w:headerReference w:type="default" r:id="rId2"/>
      <w:footerReference w:type="default" r:id="rId3"/>
      <w:type w:val="nextPage"/>
      <w:pgSz w:w="12240" w:h="15840"/>
      <w:pgMar w:left="720" w:right="720" w:gutter="0" w:header="720" w:top="776"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ambria">
    <w:charset w:val="00" w:characterSet="windows-1252"/>
    <w:family w:val="roman"/>
    <w:pitch w:val="variable"/>
  </w:font>
  <w:font w:name="Tahoma">
    <w:charset w:val="00" w:characterSet="windows-1252"/>
    <w:family w:val="swiss"/>
    <w:pitch w:val="variable"/>
  </w:font>
  <w:font w:name="Liberation Sans">
    <w:altName w:val="Arial"/>
    <w:charset w:val="01" w:characterSet="utf-8"/>
    <w:family w:val="swiss"/>
    <w:pitch w:val="variable"/>
  </w:font>
  <w:font w:name="Century Gothic">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p>
    <w:pPr>
      <w:pStyle w:val="Header"/>
      <w:jc w:val="end"/>
      <w:rPr/>
    </w:pPr>
    <w:r>
      <w:rPr/>
    </w:r>
  </w:p>
  <w:p>
    <w:pPr>
      <w:pStyle w:val="Header"/>
      <w:jc w:val="end"/>
      <w:rPr/>
    </w:pPr>
    <w:r>
      <w:rPr/>
    </w:r>
  </w:p>
  <w:p>
    <w:pPr>
      <w:pStyle w:val="Header"/>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Arial"/>
      <w:color w:val="auto"/>
      <w:sz w:val="22"/>
      <w:szCs w:val="22"/>
      <w:lang w:bidi="ar-SA" w:val="en-US" w:eastAsia="zh-CN"/>
    </w:rPr>
  </w:style>
  <w:style w:type="paragraph" w:styleId="Heading1">
    <w:name w:val="heading 1"/>
    <w:basedOn w:val="Normal"/>
    <w:next w:val="Normal"/>
    <w:qFormat/>
    <w:pPr>
      <w:keepNext w:val="true"/>
      <w:keepLines/>
      <w:numPr>
        <w:ilvl w:val="0"/>
        <w:numId w:val="1"/>
      </w:numPr>
      <w:spacing w:before="480" w:after="0"/>
      <w:outlineLvl w:val="0"/>
    </w:pPr>
    <w:rPr>
      <w:rFonts w:ascii="Cambria" w:hAnsi="Cambria" w:eastAsia="Times New Roman" w:cs="Times New Roman"/>
      <w:b/>
      <w:bCs/>
      <w:color w:val="365F91"/>
      <w:sz w:val="28"/>
      <w:szCs w:val="28"/>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DefaultParagraphFont">
    <w:name w:val="Default Paragraph Font"/>
    <w:qFormat/>
    <w:rPr/>
  </w:style>
  <w:style w:type="character" w:styleId="HeaderChar">
    <w:name w:val="Header Char"/>
    <w:basedOn w:val="DefaultParagraphFont"/>
    <w:qFormat/>
    <w:rPr/>
  </w:style>
  <w:style w:type="character" w:styleId="FooterChar">
    <w:name w:val="Footer Char"/>
    <w:basedOn w:val="DefaultParagraphFont"/>
    <w:qFormat/>
    <w:rPr/>
  </w:style>
  <w:style w:type="character" w:styleId="BalloonTextChar">
    <w:name w:val="Balloon Text Char"/>
    <w:qFormat/>
    <w:rPr>
      <w:rFonts w:ascii="Tahoma" w:hAnsi="Tahoma" w:cs="Tahoma"/>
      <w:sz w:val="16"/>
      <w:szCs w:val="16"/>
    </w:rPr>
  </w:style>
  <w:style w:type="character" w:styleId="Heading1Char">
    <w:name w:val="Heading 1 Char"/>
    <w:qFormat/>
    <w:rPr>
      <w:rFonts w:ascii="Cambria" w:hAnsi="Cambria" w:eastAsia="Times New Roman" w:cs="Times New Roman"/>
      <w:b/>
      <w:bCs/>
      <w:color w:val="365F91"/>
      <w:sz w:val="28"/>
      <w:szCs w:val="28"/>
    </w:rPr>
  </w:style>
  <w:style w:type="character" w:styleId="PlainTextChar">
    <w:name w:val="Plain Text Char"/>
    <w:qFormat/>
    <w:rPr>
      <w:rFonts w:cs="Consolas"/>
      <w:sz w:val="22"/>
      <w:szCs w:val="21"/>
    </w:rPr>
  </w:style>
  <w:style w:type="character" w:styleId="Hyperlink">
    <w:name w:val="Hyperlink"/>
    <w:rPr>
      <w:color w:val="0000FF"/>
      <w:u w:val="single"/>
    </w:rPr>
  </w:style>
  <w:style w:type="character" w:styleId="emailstyle17">
    <w:name w:val="emailstyle17"/>
    <w:qFormat/>
    <w:rPr>
      <w:rFonts w:ascii="Arial" w:hAnsi="Arial" w:cs="Simplified Arabic"/>
      <w:color w:val="000000"/>
      <w:sz w:val="26"/>
      <w:szCs w:val="28"/>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DejaVu Sans"/>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DejaVu 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320" w:leader="none"/>
        <w:tab w:val="right" w:pos="8640" w:leader="none"/>
      </w:tabs>
      <w:spacing w:lineRule="auto" w:line="240" w:before="0" w:after="0"/>
    </w:pPr>
    <w:rPr/>
  </w:style>
  <w:style w:type="paragraph" w:styleId="Footer">
    <w:name w:val="footer"/>
    <w:basedOn w:val="Normal"/>
    <w:pPr>
      <w:tabs>
        <w:tab w:val="clear" w:pos="720"/>
        <w:tab w:val="center" w:pos="4320" w:leader="none"/>
        <w:tab w:val="right" w:pos="8640" w:leader="none"/>
      </w:tabs>
      <w:spacing w:lineRule="auto" w:line="240" w:before="0" w:after="0"/>
    </w:pPr>
    <w:rPr/>
  </w:style>
  <w:style w:type="paragraph" w:styleId="BalloonText">
    <w:name w:val="Balloon Text"/>
    <w:basedOn w:val="Normal"/>
    <w:qFormat/>
    <w:pPr>
      <w:spacing w:lineRule="auto" w:line="240" w:before="0" w:after="0"/>
    </w:pPr>
    <w:rPr>
      <w:rFonts w:ascii="Tahoma" w:hAnsi="Tahoma" w:cs="Tahoma"/>
      <w:sz w:val="16"/>
      <w:szCs w:val="16"/>
    </w:rPr>
  </w:style>
  <w:style w:type="paragraph" w:styleId="NoSpacing">
    <w:name w:val="No Spacing"/>
    <w:qFormat/>
    <w:pPr>
      <w:widowControl/>
      <w:bidi w:val="0"/>
    </w:pPr>
    <w:rPr>
      <w:rFonts w:ascii="Calibri" w:hAnsi="Calibri" w:eastAsia="Calibri" w:cs="Arial"/>
      <w:color w:val="auto"/>
      <w:sz w:val="22"/>
      <w:szCs w:val="22"/>
      <w:lang w:bidi="ar-SA" w:val="en-US" w:eastAsia="zh-CN"/>
    </w:rPr>
  </w:style>
  <w:style w:type="paragraph" w:styleId="ListParagraph">
    <w:name w:val="List Paragraph"/>
    <w:basedOn w:val="Normal"/>
    <w:qFormat/>
    <w:pPr>
      <w:spacing w:before="0" w:after="200"/>
      <w:ind w:hanging="0" w:start="720" w:end="0"/>
      <w:contextualSpacing/>
    </w:pPr>
    <w:rPr/>
  </w:style>
  <w:style w:type="paragraph" w:styleId="PlainText">
    <w:name w:val="Plain Text"/>
    <w:basedOn w:val="Normal"/>
    <w:qFormat/>
    <w:pPr>
      <w:bidi w:val="1"/>
      <w:spacing w:lineRule="auto" w:line="240" w:before="0" w:after="0"/>
      <w:ind w:hanging="0" w:start="0" w:end="0"/>
      <w:jc w:val="start"/>
    </w:pPr>
    <w:rPr>
      <w:rFonts w:eastAsia="Calibri" w:cs="Consolas"/>
      <w:szCs w:val="21"/>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701</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2017-06-10T09:52:00Z</dcterms:created>
  <dc:creator>Abdu</dc:creator>
  <dc:description/>
  <cp:keywords/>
  <dc:language>en-US</dc:language>
  <cp:lastModifiedBy>Api3</cp:lastModifiedBy>
  <cp:lastPrinted>2026-04-01T09:26:00Z</cp:lastPrinted>
  <dcterms:modified xsi:type="dcterms:W3CDTF">2026-04-22T09:23:00Z</dcterms:modified>
  <cp:revision>120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xCatchAll">
    <vt:lpwstr/>
  </property>
  <property fmtid="{D5CDD505-2E9C-101B-9397-08002B2CF9AE}" pid="3" name="lcf76f155ced4ddcb4097134ff3c332f">
    <vt:lpwstr/>
  </property>
</Properties>
</file>